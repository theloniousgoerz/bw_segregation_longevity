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625D" w14:textId="6FD858D8" w:rsidR="00B53D3E" w:rsidRDefault="00B53D3E" w:rsidP="0095282A">
      <w:pPr>
        <w:pStyle w:val="NormalWeb"/>
        <w:spacing w:before="0" w:beforeAutospacing="0" w:after="0" w:afterAutospacing="0"/>
        <w:jc w:val="center"/>
        <w:rPr>
          <w:rStyle w:val="raw-tex"/>
          <w:rFonts w:eastAsiaTheme="majorEastAsia"/>
          <w:b/>
          <w:bCs/>
        </w:rPr>
      </w:pPr>
      <w:r w:rsidRPr="00032308">
        <w:rPr>
          <w:rStyle w:val="raw-tex"/>
          <w:rFonts w:eastAsiaTheme="majorEastAsia"/>
          <w:b/>
          <w:bCs/>
        </w:rPr>
        <w:t>Racial Segregation and Black-White Longevity Disparities</w:t>
      </w:r>
    </w:p>
    <w:p w14:paraId="042EEF3B" w14:textId="10D02FC9" w:rsid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 xml:space="preserve">Thelonious Goerz </w:t>
      </w:r>
    </w:p>
    <w:p w14:paraId="4E29F1FA" w14:textId="3C1F3734" w:rsid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 xml:space="preserve">Cornell University </w:t>
      </w:r>
    </w:p>
    <w:p w14:paraId="4AD2DDF8" w14:textId="1CA4E102" w:rsidR="00D83CCD" w:rsidRP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Please do not distribute or cite</w:t>
      </w:r>
    </w:p>
    <w:p w14:paraId="53BEE7D1" w14:textId="65CBFB2D" w:rsidR="007A7008" w:rsidRDefault="007A7008" w:rsidP="00532DAE">
      <w:pPr>
        <w:pStyle w:val="NormalWeb"/>
        <w:spacing w:before="0" w:beforeAutospacing="0" w:after="0" w:afterAutospacing="0" w:line="480" w:lineRule="auto"/>
        <w:rPr>
          <w:rStyle w:val="raw-tex"/>
          <w:rFonts w:eastAsiaTheme="majorEastAsia"/>
          <w:b/>
          <w:bCs/>
        </w:rPr>
      </w:pPr>
      <w:r>
        <w:rPr>
          <w:rStyle w:val="raw-tex"/>
          <w:rFonts w:eastAsiaTheme="majorEastAsia"/>
          <w:b/>
          <w:bCs/>
        </w:rPr>
        <w:t>\</w:t>
      </w:r>
      <w:proofErr w:type="gramStart"/>
      <w:r>
        <w:rPr>
          <w:rStyle w:val="raw-tex"/>
          <w:rFonts w:eastAsiaTheme="majorEastAsia"/>
          <w:b/>
          <w:bCs/>
        </w:rPr>
        <w:t>section{</w:t>
      </w:r>
      <w:proofErr w:type="gramEnd"/>
      <w:r>
        <w:rPr>
          <w:rStyle w:val="raw-tex"/>
          <w:rFonts w:eastAsiaTheme="majorEastAsia"/>
          <w:b/>
          <w:bCs/>
        </w:rPr>
        <w:t>Abstract}</w:t>
      </w:r>
    </w:p>
    <w:p w14:paraId="071896DD" w14:textId="7B580F2A" w:rsidR="001F3EAE" w:rsidRDefault="00EF5466" w:rsidP="00B251A0">
      <w:pPr>
        <w:pStyle w:val="NormalWeb"/>
        <w:spacing w:before="0" w:beforeAutospacing="0" w:after="0" w:afterAutospacing="0" w:line="480" w:lineRule="auto"/>
        <w:ind w:firstLine="720"/>
      </w:pPr>
      <w:r>
        <w:t>Persistent</w:t>
      </w:r>
      <w:r w:rsidR="001F3EAE" w:rsidRPr="00032308">
        <w:t xml:space="preserve"> </w:t>
      </w:r>
      <w:r>
        <w:t>Black-White segregation is a k</w:t>
      </w:r>
      <w:r w:rsidR="00217CEB">
        <w:t>e</w:t>
      </w:r>
      <w:r>
        <w:t>y</w:t>
      </w:r>
      <w:r w:rsidR="000C10B5">
        <w:t xml:space="preserve"> </w:t>
      </w:r>
      <w:r w:rsidR="001F3EAE">
        <w:t xml:space="preserve">mechanism </w:t>
      </w:r>
      <w:r w:rsidR="000C10B5" w:rsidRPr="00032308">
        <w:t>shap</w:t>
      </w:r>
      <w:r w:rsidR="000C10B5">
        <w:t xml:space="preserve">ing </w:t>
      </w:r>
      <w:r w:rsidR="001F3EAE">
        <w:t xml:space="preserve">profound </w:t>
      </w:r>
      <w:r w:rsidR="001F3EAE" w:rsidRPr="00032308">
        <w:t xml:space="preserve">Black-White </w:t>
      </w:r>
      <w:r w:rsidR="001F3EAE">
        <w:t xml:space="preserve">inequalities. </w:t>
      </w:r>
      <w:r w:rsidR="000C10B5">
        <w:t>A</w:t>
      </w:r>
      <w:r w:rsidR="001F3EAE" w:rsidRPr="00032308">
        <w:t xml:space="preserve"> central assumption</w:t>
      </w:r>
      <w:r w:rsidR="001F3EAE">
        <w:t xml:space="preserve"> of existing scholarship </w:t>
      </w:r>
      <w:r w:rsidR="001F3EAE" w:rsidRPr="00032308">
        <w:t xml:space="preserve">is that Whites </w:t>
      </w:r>
      <w:r w:rsidR="00B251A0">
        <w:t xml:space="preserve">explicitly </w:t>
      </w:r>
      <w:r w:rsidR="001F3EAE" w:rsidRPr="00032308">
        <w:t>benefit from r</w:t>
      </w:r>
      <w:r w:rsidR="001F3EAE">
        <w:t xml:space="preserve">acial </w:t>
      </w:r>
      <w:r w:rsidR="001F3EAE" w:rsidRPr="00032308">
        <w:t xml:space="preserve">segregation and </w:t>
      </w:r>
      <w:del w:id="0" w:author="Matthew Hall" w:date="2025-10-29T11:19:00Z" w16du:dateUtc="2025-10-29T15:19:00Z">
        <w:r w:rsidR="001F3EAE" w:rsidRPr="00032308" w:rsidDel="00FE6308">
          <w:delText xml:space="preserve">will </w:delText>
        </w:r>
      </w:del>
      <w:ins w:id="1" w:author="Matthew Hall" w:date="2025-10-29T11:19:00Z" w16du:dateUtc="2025-10-29T15:19:00Z">
        <w:r w:rsidR="00FE6308">
          <w:t>would</w:t>
        </w:r>
        <w:r w:rsidR="00FE6308" w:rsidRPr="00032308">
          <w:t xml:space="preserve"> </w:t>
        </w:r>
      </w:ins>
      <w:r w:rsidR="001F3EAE" w:rsidRPr="00032308">
        <w:t xml:space="preserve">lose advantages afforded to them if they </w:t>
      </w:r>
      <w:ins w:id="2" w:author="Matthew Hall" w:date="2025-10-29T11:19:00Z" w16du:dateUtc="2025-10-29T15:19:00Z">
        <w:r w:rsidR="00FE6308">
          <w:t xml:space="preserve">were to </w:t>
        </w:r>
      </w:ins>
      <w:r w:rsidR="001F3EAE" w:rsidRPr="00032308">
        <w:t xml:space="preserve">residentially integrate with Black </w:t>
      </w:r>
      <w:r w:rsidR="00EC57FF" w:rsidRPr="00032308">
        <w:t>Americans</w:t>
      </w:r>
      <w:r w:rsidR="000C10B5">
        <w:t xml:space="preserve">. </w:t>
      </w:r>
      <w:del w:id="3" w:author="Matthew Hall" w:date="2025-10-29T13:55:00Z" w16du:dateUtc="2025-10-29T17:55:00Z">
        <w:r w:rsidR="00EC57FF" w:rsidRPr="00032308" w:rsidDel="00E3144D">
          <w:rPr>
            <w:rStyle w:val="cite"/>
            <w:rFonts w:eastAsiaTheme="majorEastAsia"/>
          </w:rPr>
          <w:delText xml:space="preserve">Although </w:delText>
        </w:r>
      </w:del>
      <w:ins w:id="4" w:author="Matthew Hall" w:date="2025-10-29T13:55:00Z" w16du:dateUtc="2025-10-29T17:55:00Z">
        <w:r w:rsidR="00E3144D">
          <w:rPr>
            <w:rStyle w:val="cite"/>
            <w:rFonts w:eastAsiaTheme="majorEastAsia"/>
          </w:rPr>
          <w:t xml:space="preserve">The </w:t>
        </w:r>
      </w:ins>
      <w:ins w:id="5" w:author="Matthew Hall" w:date="2025-10-29T13:56:00Z" w16du:dateUtc="2025-10-29T17:56:00Z">
        <w:r w:rsidR="00E3144D">
          <w:rPr>
            <w:rStyle w:val="cite"/>
            <w:rFonts w:eastAsiaTheme="majorEastAsia"/>
          </w:rPr>
          <w:t xml:space="preserve">theoretical basis </w:t>
        </w:r>
      </w:ins>
      <w:del w:id="6" w:author="Matthew Hall" w:date="2025-10-29T13:56:00Z" w16du:dateUtc="2025-10-29T17:56:00Z">
        <w:r w:rsidR="00EC57FF" w:rsidRPr="00032308" w:rsidDel="00E3144D">
          <w:rPr>
            <w:rStyle w:val="cite"/>
            <w:rFonts w:eastAsiaTheme="majorEastAsia"/>
          </w:rPr>
          <w:delText>mechanisms</w:delText>
        </w:r>
      </w:del>
      <w:r w:rsidR="00EC57FF" w:rsidRPr="00032308">
        <w:rPr>
          <w:rStyle w:val="cite"/>
          <w:rFonts w:eastAsiaTheme="majorEastAsia"/>
        </w:rPr>
        <w:t xml:space="preserve"> of racial segregation </w:t>
      </w:r>
      <w:del w:id="7" w:author="Matthew Hall" w:date="2025-10-29T13:56:00Z" w16du:dateUtc="2025-10-29T17:56:00Z">
        <w:r w:rsidR="00EC57FF" w:rsidRPr="00032308" w:rsidDel="00E3144D">
          <w:rPr>
            <w:rStyle w:val="cite"/>
            <w:rFonts w:eastAsiaTheme="majorEastAsia"/>
          </w:rPr>
          <w:delText xml:space="preserve">are </w:delText>
        </w:r>
      </w:del>
      <w:r w:rsidR="00EC57FF" w:rsidRPr="00032308">
        <w:rPr>
          <w:rStyle w:val="cite"/>
          <w:rFonts w:eastAsiaTheme="majorEastAsia"/>
        </w:rPr>
        <w:t xml:space="preserve">commonly </w:t>
      </w:r>
      <w:del w:id="8" w:author="Matthew Hall" w:date="2025-10-29T13:56:00Z" w16du:dateUtc="2025-10-29T17:56:00Z">
        <w:r w:rsidR="00EC57FF" w:rsidRPr="00032308" w:rsidDel="00E3144D">
          <w:rPr>
            <w:rStyle w:val="cite"/>
            <w:rFonts w:eastAsiaTheme="majorEastAsia"/>
          </w:rPr>
          <w:delText>outlined in terms</w:delText>
        </w:r>
      </w:del>
      <w:ins w:id="9" w:author="Matthew Hall" w:date="2025-10-29T13:56:00Z" w16du:dateUtc="2025-10-29T17:56:00Z">
        <w:r w:rsidR="00E3144D">
          <w:rPr>
            <w:rStyle w:val="cite"/>
            <w:rFonts w:eastAsiaTheme="majorEastAsia"/>
          </w:rPr>
          <w:t xml:space="preserve">points to </w:t>
        </w:r>
      </w:ins>
      <w:del w:id="10" w:author="Matthew Hall" w:date="2025-10-29T13:56:00Z" w16du:dateUtc="2025-10-29T17:56:00Z">
        <w:r w:rsidR="00EC57FF" w:rsidRPr="00032308" w:rsidDel="00E3144D">
          <w:rPr>
            <w:rStyle w:val="cite"/>
            <w:rFonts w:eastAsiaTheme="majorEastAsia"/>
          </w:rPr>
          <w:delText xml:space="preserve"> of </w:delText>
        </w:r>
      </w:del>
      <w:r w:rsidR="00AE337F">
        <w:rPr>
          <w:rStyle w:val="cite"/>
          <w:rFonts w:eastAsiaTheme="majorEastAsia"/>
        </w:rPr>
        <w:t>neighborhood</w:t>
      </w:r>
      <w:ins w:id="11" w:author="Matthew Hall" w:date="2025-10-29T13:56:00Z" w16du:dateUtc="2025-10-29T17:56:00Z">
        <w:r w:rsidR="00E3144D">
          <w:rPr>
            <w:rStyle w:val="cite"/>
            <w:rFonts w:eastAsiaTheme="majorEastAsia"/>
          </w:rPr>
          <w:t xml:space="preserve">-level consequences that </w:t>
        </w:r>
      </w:ins>
      <w:del w:id="12" w:author="Matthew Hall" w:date="2025-10-29T13:56:00Z" w16du:dateUtc="2025-10-29T17:56:00Z">
        <w:r w:rsidR="00AE337F" w:rsidDel="00E3144D">
          <w:rPr>
            <w:rStyle w:val="cite"/>
            <w:rFonts w:eastAsiaTheme="majorEastAsia"/>
          </w:rPr>
          <w:delText xml:space="preserve"> effects</w:delText>
        </w:r>
        <w:r w:rsidR="00EC57FF" w:rsidRPr="00032308" w:rsidDel="00E3144D">
          <w:rPr>
            <w:rStyle w:val="cite"/>
            <w:rFonts w:eastAsiaTheme="majorEastAsia"/>
          </w:rPr>
          <w:delText xml:space="preserve"> that </w:delText>
        </w:r>
      </w:del>
      <w:del w:id="13" w:author="Matthew Hall" w:date="2025-10-29T11:20:00Z" w16du:dateUtc="2025-10-29T15:20:00Z">
        <w:r w:rsidR="00EC57FF" w:rsidRPr="00032308" w:rsidDel="00FE6308">
          <w:rPr>
            <w:rStyle w:val="cite"/>
            <w:rFonts w:eastAsiaTheme="majorEastAsia"/>
          </w:rPr>
          <w:delText xml:space="preserve">lend </w:delText>
        </w:r>
      </w:del>
      <w:del w:id="14" w:author="Matthew Hall" w:date="2025-10-29T13:56:00Z" w16du:dateUtc="2025-10-29T17:56:00Z">
        <w:r w:rsidR="00EC57FF" w:rsidRPr="00032308" w:rsidDel="00E3144D">
          <w:rPr>
            <w:rStyle w:val="cite"/>
            <w:rFonts w:eastAsiaTheme="majorEastAsia"/>
          </w:rPr>
          <w:delText>to</w:delText>
        </w:r>
      </w:del>
      <w:ins w:id="15" w:author="Matthew Hall" w:date="2025-10-29T13:56:00Z" w16du:dateUtc="2025-10-29T17:56:00Z">
        <w:r w:rsidR="00E3144D">
          <w:rPr>
            <w:rStyle w:val="cite"/>
            <w:rFonts w:eastAsiaTheme="majorEastAsia"/>
          </w:rPr>
          <w:t>are presumed to produce</w:t>
        </w:r>
      </w:ins>
      <w:r w:rsidR="00EC57FF" w:rsidRPr="00032308">
        <w:rPr>
          <w:rStyle w:val="cite"/>
          <w:rFonts w:eastAsiaTheme="majorEastAsia"/>
        </w:rPr>
        <w:t xml:space="preserve"> zero-sum </w:t>
      </w:r>
      <w:del w:id="16" w:author="Matthew Hall" w:date="2025-10-29T13:57:00Z" w16du:dateUtc="2025-10-29T17:57:00Z">
        <w:r w:rsidR="00EC57FF" w:rsidRPr="00032308" w:rsidDel="00E3144D">
          <w:rPr>
            <w:rStyle w:val="cite"/>
            <w:rFonts w:eastAsiaTheme="majorEastAsia"/>
          </w:rPr>
          <w:delText>relationships</w:delText>
        </w:r>
      </w:del>
      <w:ins w:id="17" w:author="Matthew Hall" w:date="2025-10-29T13:57:00Z" w16du:dateUtc="2025-10-29T17:57:00Z">
        <w:r w:rsidR="00E3144D">
          <w:rPr>
            <w:rStyle w:val="cite"/>
            <w:rFonts w:eastAsiaTheme="majorEastAsia"/>
          </w:rPr>
          <w:t>outcomes that. However</w:t>
        </w:r>
      </w:ins>
      <w:r w:rsidR="00EC57FF" w:rsidRPr="00032308">
        <w:rPr>
          <w:rStyle w:val="cite"/>
          <w:rFonts w:eastAsiaTheme="majorEastAsia"/>
        </w:rPr>
        <w:t xml:space="preserve">, segregation </w:t>
      </w:r>
      <w:ins w:id="18" w:author="Matthew Hall" w:date="2025-10-29T13:57:00Z" w16du:dateUtc="2025-10-29T17:57:00Z">
        <w:r w:rsidR="00E3144D">
          <w:rPr>
            <w:rStyle w:val="cite"/>
            <w:rFonts w:eastAsiaTheme="majorEastAsia"/>
          </w:rPr>
          <w:t xml:space="preserve">is also known to shape </w:t>
        </w:r>
      </w:ins>
      <w:del w:id="19" w:author="Matthew Hall" w:date="2025-10-29T13:57:00Z" w16du:dateUtc="2025-10-29T17:57:00Z">
        <w:r w:rsidR="00EC57FF" w:rsidDel="00E3144D">
          <w:rPr>
            <w:rStyle w:val="cite"/>
            <w:rFonts w:eastAsiaTheme="majorEastAsia"/>
          </w:rPr>
          <w:delText xml:space="preserve">also </w:delText>
        </w:r>
        <w:r w:rsidR="00EC57FF" w:rsidRPr="00032308" w:rsidDel="00E3144D">
          <w:rPr>
            <w:rStyle w:val="cite"/>
            <w:rFonts w:eastAsiaTheme="majorEastAsia"/>
          </w:rPr>
          <w:delText>shape</w:delText>
        </w:r>
        <w:r w:rsidR="005A73D6" w:rsidDel="00E3144D">
          <w:rPr>
            <w:rStyle w:val="cite"/>
            <w:rFonts w:eastAsiaTheme="majorEastAsia"/>
          </w:rPr>
          <w:delText xml:space="preserve">s </w:delText>
        </w:r>
      </w:del>
      <w:del w:id="20" w:author="Matthew Hall" w:date="2025-10-29T11:20:00Z" w16du:dateUtc="2025-10-29T15:20:00Z">
        <w:r w:rsidR="005A73D6" w:rsidDel="00FE6308">
          <w:rPr>
            <w:rStyle w:val="cite"/>
            <w:rFonts w:eastAsiaTheme="majorEastAsia"/>
          </w:rPr>
          <w:delText>county</w:delText>
        </w:r>
      </w:del>
      <w:ins w:id="21" w:author="Matthew Hall" w:date="2025-10-29T11:20:00Z" w16du:dateUtc="2025-10-29T15:20:00Z">
        <w:r w:rsidR="00FE6308">
          <w:rPr>
            <w:rStyle w:val="cite"/>
            <w:rFonts w:eastAsiaTheme="majorEastAsia"/>
          </w:rPr>
          <w:t>broader, macro</w:t>
        </w:r>
      </w:ins>
      <w:r w:rsidR="00EC57FF" w:rsidRPr="00032308">
        <w:rPr>
          <w:rStyle w:val="cite"/>
          <w:rFonts w:eastAsiaTheme="majorEastAsia"/>
        </w:rPr>
        <w:t>-level</w:t>
      </w:r>
      <w:r w:rsidR="00AE337F">
        <w:rPr>
          <w:rStyle w:val="cite"/>
          <w:rFonts w:eastAsiaTheme="majorEastAsia"/>
        </w:rPr>
        <w:t xml:space="preserve"> </w:t>
      </w:r>
      <w:del w:id="22" w:author="Matthew Hall" w:date="2025-10-29T11:20:00Z" w16du:dateUtc="2025-10-29T15:20:00Z">
        <w:r w:rsidR="00AE337F" w:rsidDel="00FE6308">
          <w:rPr>
            <w:rStyle w:val="cite"/>
            <w:rFonts w:eastAsiaTheme="majorEastAsia"/>
          </w:rPr>
          <w:delText>processes</w:delText>
        </w:r>
        <w:r w:rsidR="00EC57FF" w:rsidRPr="00032308" w:rsidDel="00FE6308">
          <w:rPr>
            <w:rStyle w:val="cite"/>
            <w:rFonts w:eastAsiaTheme="majorEastAsia"/>
          </w:rPr>
          <w:delText xml:space="preserve"> </w:delText>
        </w:r>
      </w:del>
      <w:ins w:id="23" w:author="Matthew Hall" w:date="2025-10-29T11:20:00Z" w16du:dateUtc="2025-10-29T15:20:00Z">
        <w:r w:rsidR="00FE6308">
          <w:rPr>
            <w:rStyle w:val="cite"/>
            <w:rFonts w:eastAsiaTheme="majorEastAsia"/>
          </w:rPr>
          <w:t xml:space="preserve">dynamics, including </w:t>
        </w:r>
      </w:ins>
      <w:del w:id="24" w:author="Matthew Hall" w:date="2025-10-29T11:20:00Z" w16du:dateUtc="2025-10-29T15:20:00Z">
        <w:r w:rsidR="00EC57FF" w:rsidRPr="00032308" w:rsidDel="00FE6308">
          <w:rPr>
            <w:rStyle w:val="cite"/>
            <w:rFonts w:eastAsiaTheme="majorEastAsia"/>
          </w:rPr>
          <w:delText xml:space="preserve">such as </w:delText>
        </w:r>
      </w:del>
      <w:r w:rsidR="00EC57FF" w:rsidRPr="00032308">
        <w:rPr>
          <w:rStyle w:val="cite"/>
          <w:rFonts w:eastAsiaTheme="majorEastAsia"/>
        </w:rPr>
        <w:t>income segregation</w:t>
      </w:r>
      <w:r w:rsidR="000C10B5">
        <w:rPr>
          <w:rStyle w:val="cite"/>
          <w:rFonts w:eastAsiaTheme="majorEastAsia"/>
        </w:rPr>
        <w:t xml:space="preserve">, </w:t>
      </w:r>
      <w:del w:id="25" w:author="Matthew Hall" w:date="2025-10-29T11:20:00Z" w16du:dateUtc="2025-10-29T15:20:00Z">
        <w:r w:rsidR="00AE337F" w:rsidDel="00FE6308">
          <w:rPr>
            <w:rStyle w:val="cite"/>
            <w:rFonts w:eastAsiaTheme="majorEastAsia"/>
          </w:rPr>
          <w:delText xml:space="preserve">government </w:delText>
        </w:r>
      </w:del>
      <w:del w:id="26" w:author="Matthew Hall" w:date="2025-10-29T13:57:00Z" w16du:dateUtc="2025-10-29T17:57:00Z">
        <w:r w:rsidR="00EC57FF" w:rsidDel="00E3144D">
          <w:rPr>
            <w:rStyle w:val="cite"/>
            <w:rFonts w:eastAsiaTheme="majorEastAsia"/>
          </w:rPr>
          <w:delText>spending</w:delText>
        </w:r>
      </w:del>
      <w:ins w:id="27" w:author="Matthew Hall" w:date="2025-10-29T13:57:00Z" w16du:dateUtc="2025-10-29T17:57:00Z">
        <w:r w:rsidR="00E3144D">
          <w:rPr>
            <w:rStyle w:val="cite"/>
            <w:rFonts w:eastAsiaTheme="majorEastAsia"/>
          </w:rPr>
          <w:t>the availability of</w:t>
        </w:r>
      </w:ins>
      <w:ins w:id="28" w:author="Matthew Hall" w:date="2025-10-29T11:20:00Z" w16du:dateUtc="2025-10-29T15:20:00Z">
        <w:r w:rsidR="00FE6308">
          <w:rPr>
            <w:rStyle w:val="cite"/>
            <w:rFonts w:eastAsiaTheme="majorEastAsia"/>
          </w:rPr>
          <w:t xml:space="preserve"> public goods</w:t>
        </w:r>
      </w:ins>
      <w:r w:rsidR="00EC57FF">
        <w:rPr>
          <w:rStyle w:val="cite"/>
          <w:rFonts w:eastAsiaTheme="majorEastAsia"/>
        </w:rPr>
        <w:t xml:space="preserve">, and </w:t>
      </w:r>
      <w:del w:id="29" w:author="Matthew Hall" w:date="2025-10-29T11:21:00Z" w16du:dateUtc="2025-10-29T15:21:00Z">
        <w:r w:rsidR="00EC57FF" w:rsidDel="00FE6308">
          <w:rPr>
            <w:rStyle w:val="cite"/>
            <w:rFonts w:eastAsiaTheme="majorEastAsia"/>
          </w:rPr>
          <w:delText>public policies</w:delText>
        </w:r>
        <w:r w:rsidR="00684FF6" w:rsidDel="00FE6308">
          <w:rPr>
            <w:rStyle w:val="cite"/>
            <w:rFonts w:eastAsiaTheme="majorEastAsia"/>
          </w:rPr>
          <w:delText xml:space="preserve"> </w:delText>
        </w:r>
      </w:del>
      <w:ins w:id="30" w:author="Matthew Hall" w:date="2025-10-29T11:21:00Z" w16du:dateUtc="2025-10-29T15:21:00Z">
        <w:r w:rsidR="00FE6308">
          <w:rPr>
            <w:rStyle w:val="cite"/>
            <w:rFonts w:eastAsiaTheme="majorEastAsia"/>
          </w:rPr>
          <w:t>policy outcomes that are likely to impact</w:t>
        </w:r>
      </w:ins>
      <w:del w:id="31" w:author="Matthew Hall" w:date="2025-10-29T11:21:00Z" w16du:dateUtc="2025-10-29T15:21:00Z">
        <w:r w:rsidR="00EC57FF" w:rsidDel="00FE6308">
          <w:rPr>
            <w:rStyle w:val="cite"/>
            <w:rFonts w:eastAsiaTheme="majorEastAsia"/>
          </w:rPr>
          <w:delText>that affect</w:delText>
        </w:r>
      </w:del>
      <w:r w:rsidR="00EC57FF">
        <w:rPr>
          <w:rStyle w:val="cite"/>
          <w:rFonts w:eastAsiaTheme="majorEastAsia"/>
        </w:rPr>
        <w:t xml:space="preserve"> all residents. </w:t>
      </w:r>
      <w:r w:rsidR="000C10B5">
        <w:rPr>
          <w:rStyle w:val="cite"/>
          <w:rFonts w:eastAsiaTheme="majorEastAsia"/>
        </w:rPr>
        <w:t xml:space="preserve">In this paper, I </w:t>
      </w:r>
      <w:ins w:id="32" w:author="Matthew Hall" w:date="2025-10-29T11:21:00Z" w16du:dateUtc="2025-10-29T15:21:00Z">
        <w:r w:rsidR="00FE6308">
          <w:rPr>
            <w:rStyle w:val="cite"/>
            <w:rFonts w:eastAsiaTheme="majorEastAsia"/>
          </w:rPr>
          <w:t xml:space="preserve">track a cohort of individuals </w:t>
        </w:r>
      </w:ins>
      <w:ins w:id="33" w:author="Matthew Hall" w:date="2025-10-29T11:22:00Z" w16du:dateUtc="2025-10-29T15:22:00Z">
        <w:r w:rsidR="00FE6308">
          <w:rPr>
            <w:rStyle w:val="cite"/>
            <w:rFonts w:eastAsiaTheme="majorEastAsia"/>
          </w:rPr>
          <w:t>born in XXX using</w:t>
        </w:r>
      </w:ins>
      <w:del w:id="34" w:author="Matthew Hall" w:date="2025-10-29T11:22:00Z" w16du:dateUtc="2025-10-29T15:22:00Z">
        <w:r w:rsidR="000C10B5" w:rsidDel="00FE6308">
          <w:rPr>
            <w:rStyle w:val="cite"/>
            <w:rFonts w:eastAsiaTheme="majorEastAsia"/>
          </w:rPr>
          <w:delText>use</w:delText>
        </w:r>
      </w:del>
      <w:r w:rsidR="000C10B5">
        <w:rPr>
          <w:rStyle w:val="cite"/>
          <w:rFonts w:eastAsiaTheme="majorEastAsia"/>
        </w:rPr>
        <w:t xml:space="preserve"> complete-count </w:t>
      </w:r>
      <w:del w:id="35" w:author="Matthew Hall" w:date="2025-10-29T11:22:00Z" w16du:dateUtc="2025-10-29T15:22:00Z">
        <w:r w:rsidR="000C10B5" w:rsidDel="00FE6308">
          <w:rPr>
            <w:rStyle w:val="cite"/>
            <w:rFonts w:eastAsiaTheme="majorEastAsia"/>
          </w:rPr>
          <w:delText xml:space="preserve">1940 </w:delText>
        </w:r>
      </w:del>
      <w:r w:rsidR="000C10B5">
        <w:rPr>
          <w:rStyle w:val="cite"/>
          <w:rFonts w:eastAsiaTheme="majorEastAsia"/>
        </w:rPr>
        <w:t>Census</w:t>
      </w:r>
      <w:r w:rsidR="00BA6A0A">
        <w:rPr>
          <w:rStyle w:val="cite"/>
          <w:rFonts w:eastAsiaTheme="majorEastAsia"/>
        </w:rPr>
        <w:t xml:space="preserve"> data linked to Social Security death records</w:t>
      </w:r>
      <w:r w:rsidR="000C10B5">
        <w:rPr>
          <w:rStyle w:val="cite"/>
          <w:rFonts w:eastAsiaTheme="majorEastAsia"/>
        </w:rPr>
        <w:t xml:space="preserve"> and </w:t>
      </w:r>
      <w:del w:id="36" w:author="Matthew Hall" w:date="2025-10-29T11:22:00Z" w16du:dateUtc="2025-10-29T15:22:00Z">
        <w:r w:rsidR="000C10B5" w:rsidDel="00FE6308">
          <w:rPr>
            <w:rStyle w:val="cite"/>
            <w:rFonts w:eastAsiaTheme="majorEastAsia"/>
          </w:rPr>
          <w:delText>a</w:delText>
        </w:r>
        <w:r w:rsidR="00BA6A0A" w:rsidDel="00FE6308">
          <w:rPr>
            <w:rStyle w:val="cite"/>
            <w:rFonts w:eastAsiaTheme="majorEastAsia"/>
          </w:rPr>
          <w:delText xml:space="preserve"> </w:delText>
        </w:r>
      </w:del>
      <w:ins w:id="37" w:author="Matthew Hall" w:date="2025-10-29T11:22:00Z" w16du:dateUtc="2025-10-29T15:22:00Z">
        <w:r w:rsidR="00FE6308">
          <w:rPr>
            <w:rStyle w:val="cite"/>
            <w:rFonts w:eastAsiaTheme="majorEastAsia"/>
          </w:rPr>
          <w:t xml:space="preserve">implement </w:t>
        </w:r>
      </w:ins>
      <w:r w:rsidR="00BA6A0A">
        <w:rPr>
          <w:rStyle w:val="cite"/>
          <w:rFonts w:eastAsiaTheme="majorEastAsia"/>
        </w:rPr>
        <w:t>validated</w:t>
      </w:r>
      <w:r w:rsidR="000C10B5">
        <w:rPr>
          <w:rStyle w:val="cite"/>
          <w:rFonts w:eastAsiaTheme="majorEastAsia"/>
        </w:rPr>
        <w:t xml:space="preserve"> instrumental variable strategy </w:t>
      </w:r>
      <w:ins w:id="38" w:author="Matthew Hall" w:date="2025-10-29T11:22:00Z" w16du:dateUtc="2025-10-29T15:22:00Z">
        <w:r w:rsidR="00FE6308">
          <w:rPr>
            <w:rStyle w:val="cite"/>
            <w:rFonts w:eastAsiaTheme="majorEastAsia"/>
          </w:rPr>
          <w:t xml:space="preserve">that </w:t>
        </w:r>
      </w:ins>
      <w:del w:id="39" w:author="Matthew Hall" w:date="2025-10-29T11:22:00Z" w16du:dateUtc="2025-10-29T15:22:00Z">
        <w:r w:rsidR="000C10B5" w:rsidDel="00FE6308">
          <w:rPr>
            <w:rStyle w:val="cite"/>
            <w:rFonts w:eastAsiaTheme="majorEastAsia"/>
          </w:rPr>
          <w:delText xml:space="preserve">leveraging </w:delText>
        </w:r>
      </w:del>
      <w:ins w:id="40" w:author="Matthew Hall" w:date="2025-10-29T11:22:00Z" w16du:dateUtc="2025-10-29T15:22:00Z">
        <w:r w:rsidR="00FE6308">
          <w:rPr>
            <w:rStyle w:val="cite"/>
            <w:rFonts w:eastAsiaTheme="majorEastAsia"/>
          </w:rPr>
          <w:t xml:space="preserve">leverages </w:t>
        </w:r>
      </w:ins>
      <w:r w:rsidR="000C10B5">
        <w:rPr>
          <w:rStyle w:val="cite"/>
          <w:rFonts w:eastAsiaTheme="majorEastAsia"/>
        </w:rPr>
        <w:t>variation i</w:t>
      </w:r>
      <w:r w:rsidR="00BA6A0A">
        <w:rPr>
          <w:rStyle w:val="cite"/>
          <w:rFonts w:eastAsiaTheme="majorEastAsia"/>
        </w:rPr>
        <w:t xml:space="preserve">n </w:t>
      </w:r>
      <w:ins w:id="41" w:author="Matthew Hall" w:date="2025-10-29T11:23:00Z" w16du:dateUtc="2025-10-29T15:23:00Z">
        <w:r w:rsidR="00FE6308">
          <w:rPr>
            <w:rStyle w:val="cite"/>
            <w:rFonts w:eastAsiaTheme="majorEastAsia"/>
          </w:rPr>
          <w:t xml:space="preserve">county-level </w:t>
        </w:r>
      </w:ins>
      <w:r w:rsidR="00BA6A0A">
        <w:rPr>
          <w:rStyle w:val="cite"/>
          <w:rFonts w:eastAsiaTheme="majorEastAsia"/>
        </w:rPr>
        <w:t>public financ</w:t>
      </w:r>
      <w:ins w:id="42" w:author="Matthew Hall" w:date="2025-10-29T11:22:00Z" w16du:dateUtc="2025-10-29T15:22:00Z">
        <w:r w:rsidR="00FE6308">
          <w:rPr>
            <w:rStyle w:val="cite"/>
            <w:rFonts w:eastAsiaTheme="majorEastAsia"/>
          </w:rPr>
          <w:t xml:space="preserve">ing </w:t>
        </w:r>
      </w:ins>
      <w:del w:id="43" w:author="Matthew Hall" w:date="2025-10-29T11:22:00Z" w16du:dateUtc="2025-10-29T15:22:00Z">
        <w:r w:rsidR="00BA6A0A" w:rsidDel="00FE6308">
          <w:rPr>
            <w:rStyle w:val="cite"/>
            <w:rFonts w:eastAsiaTheme="majorEastAsia"/>
          </w:rPr>
          <w:delText>e characteristics</w:delText>
        </w:r>
        <w:r w:rsidR="000C10B5" w:rsidDel="00FE6308">
          <w:rPr>
            <w:rStyle w:val="cite"/>
            <w:rFonts w:eastAsiaTheme="majorEastAsia"/>
          </w:rPr>
          <w:delText xml:space="preserve"> </w:delText>
        </w:r>
      </w:del>
      <w:r w:rsidR="000C10B5">
        <w:rPr>
          <w:rStyle w:val="cite"/>
          <w:rFonts w:eastAsiaTheme="majorEastAsia"/>
        </w:rPr>
        <w:t>to estimate the causal effect of segregation on longevity</w:t>
      </w:r>
      <w:ins w:id="44" w:author="Matthew Hall" w:date="2025-10-29T11:23:00Z" w16du:dateUtc="2025-10-29T15:23:00Z">
        <w:r w:rsidR="00FE6308">
          <w:rPr>
            <w:rStyle w:val="cite"/>
            <w:rFonts w:eastAsiaTheme="majorEastAsia"/>
          </w:rPr>
          <w:t xml:space="preserve"> for both Black and White residents</w:t>
        </w:r>
      </w:ins>
      <w:del w:id="45" w:author="Matthew Hall" w:date="2025-10-29T11:23:00Z" w16du:dateUtc="2025-10-29T15:23:00Z">
        <w:r w:rsidR="000C10B5" w:rsidDel="00FE6308">
          <w:rPr>
            <w:rStyle w:val="cite"/>
            <w:rFonts w:eastAsiaTheme="majorEastAsia"/>
          </w:rPr>
          <w:delText xml:space="preserve"> for early 20</w:delText>
        </w:r>
        <w:r w:rsidR="000C10B5" w:rsidRPr="000C10B5" w:rsidDel="00FE6308">
          <w:rPr>
            <w:rStyle w:val="cite"/>
            <w:rFonts w:eastAsiaTheme="majorEastAsia"/>
            <w:vertAlign w:val="superscript"/>
          </w:rPr>
          <w:delText>th</w:delText>
        </w:r>
        <w:r w:rsidR="000C10B5" w:rsidDel="00FE6308">
          <w:rPr>
            <w:rStyle w:val="cite"/>
            <w:rFonts w:eastAsiaTheme="majorEastAsia"/>
          </w:rPr>
          <w:delText xml:space="preserve"> Century birth cohorts</w:delText>
        </w:r>
      </w:del>
      <w:r w:rsidR="000C10B5">
        <w:rPr>
          <w:rStyle w:val="cite"/>
          <w:rFonts w:eastAsiaTheme="majorEastAsia"/>
        </w:rPr>
        <w:t xml:space="preserve">. </w:t>
      </w:r>
      <w:r w:rsidR="000C10B5">
        <w:t xml:space="preserve">Results </w:t>
      </w:r>
      <w:r w:rsidR="006007BF">
        <w:t>reveal</w:t>
      </w:r>
      <w:r w:rsidR="00C20807">
        <w:t xml:space="preserve"> that </w:t>
      </w:r>
      <w:r w:rsidR="009D3CE8">
        <w:t xml:space="preserve">a </w:t>
      </w:r>
      <w:r w:rsidR="00AE337F">
        <w:t>10-point</w:t>
      </w:r>
      <w:r w:rsidR="009D3CE8">
        <w:t xml:space="preserve"> increase in</w:t>
      </w:r>
      <w:r w:rsidR="006007BF">
        <w:t xml:space="preserve"> racial</w:t>
      </w:r>
      <w:r w:rsidR="000C10B5">
        <w:t xml:space="preserve"> segregation </w:t>
      </w:r>
      <w:r w:rsidR="000C10B5" w:rsidRPr="00032308">
        <w:t xml:space="preserve">decreased Black longevity by </w:t>
      </w:r>
      <w:r w:rsidR="001158B1">
        <w:t>0</w:t>
      </w:r>
      <w:r w:rsidR="00262B3C">
        <w:rPr>
          <w:rStyle w:val="Strong"/>
          <w:rFonts w:eastAsiaTheme="majorEastAsia"/>
          <w:b w:val="0"/>
          <w:bCs w:val="0"/>
        </w:rPr>
        <w:t>.33 y</w:t>
      </w:r>
      <w:r w:rsidR="00C31174">
        <w:rPr>
          <w:rStyle w:val="Strong"/>
          <w:rFonts w:eastAsiaTheme="majorEastAsia"/>
          <w:b w:val="0"/>
          <w:bCs w:val="0"/>
        </w:rPr>
        <w:t>ears</w:t>
      </w:r>
      <w:r w:rsidR="009043DC">
        <w:rPr>
          <w:rStyle w:val="Strong"/>
          <w:rFonts w:eastAsiaTheme="majorEastAsia"/>
          <w:b w:val="0"/>
          <w:bCs w:val="0"/>
        </w:rPr>
        <w:t xml:space="preserve"> </w:t>
      </w:r>
      <w:r w:rsidR="000C10B5" w:rsidRPr="00032308">
        <w:t>and White longevity b</w:t>
      </w:r>
      <w:r w:rsidR="00262B3C">
        <w:t>y</w:t>
      </w:r>
      <w:r w:rsidR="000C10B5" w:rsidRPr="00032308">
        <w:t xml:space="preserve"> </w:t>
      </w:r>
      <w:r w:rsidR="001158B1">
        <w:t>0</w:t>
      </w:r>
      <w:r w:rsidR="00262B3C">
        <w:t>.09 years.</w:t>
      </w:r>
      <w:r w:rsidR="00E6094B">
        <w:t xml:space="preserve"> </w:t>
      </w:r>
      <w:commentRangeStart w:id="46"/>
      <w:r w:rsidR="00E6094B">
        <w:t xml:space="preserve">However, among Whites with the highest education, segregation increased longevity by </w:t>
      </w:r>
      <w:r w:rsidR="001158B1">
        <w:t>0</w:t>
      </w:r>
      <w:r w:rsidR="00E6094B">
        <w:t>.</w:t>
      </w:r>
      <w:r w:rsidR="00C77C77">
        <w:t>05</w:t>
      </w:r>
      <w:r w:rsidR="00E6094B">
        <w:t xml:space="preserve"> </w:t>
      </w:r>
      <w:r w:rsidR="00C77C77">
        <w:t>years</w:t>
      </w:r>
      <w:commentRangeEnd w:id="46"/>
      <w:r w:rsidR="00E3144D">
        <w:rPr>
          <w:rStyle w:val="CommentReference"/>
          <w:rFonts w:asciiTheme="minorHAnsi" w:eastAsiaTheme="minorHAnsi" w:hAnsiTheme="minorHAnsi" w:cstheme="minorBidi"/>
          <w:kern w:val="2"/>
          <w14:ligatures w14:val="standardContextual"/>
        </w:rPr>
        <w:commentReference w:id="46"/>
      </w:r>
      <w:r w:rsidR="002B2AE6">
        <w:t>.</w:t>
      </w:r>
      <w:r w:rsidR="003F59B4">
        <w:t xml:space="preserve"> </w:t>
      </w:r>
      <w:r w:rsidR="000C10B5">
        <w:t>These results highlight t</w:t>
      </w:r>
      <w:r w:rsidR="003F59B4">
        <w:t>he scope for</w:t>
      </w:r>
      <w:r w:rsidR="00030F16">
        <w:t xml:space="preserve"> </w:t>
      </w:r>
      <w:r w:rsidR="000C10B5">
        <w:t xml:space="preserve">processes of racial stratification to affect </w:t>
      </w:r>
      <w:r w:rsidR="002B2AE6">
        <w:t xml:space="preserve">lower-status </w:t>
      </w:r>
      <w:r w:rsidR="000C10B5">
        <w:t>Whites</w:t>
      </w:r>
      <w:r w:rsidR="00C3043D">
        <w:t xml:space="preserve"> and contest </w:t>
      </w:r>
      <w:r w:rsidR="00C77C77">
        <w:t xml:space="preserve">straightforward </w:t>
      </w:r>
      <w:r w:rsidR="00C3043D" w:rsidRPr="00032308">
        <w:t xml:space="preserve">zero-sum </w:t>
      </w:r>
      <w:r w:rsidR="00C3043D">
        <w:t>conceptions</w:t>
      </w:r>
      <w:r w:rsidR="000C10B5" w:rsidRPr="00032308">
        <w:t xml:space="preserve"> </w:t>
      </w:r>
      <w:r w:rsidR="009219FC">
        <w:t xml:space="preserve">of segregation effects. </w:t>
      </w:r>
    </w:p>
    <w:p w14:paraId="0DD1F693" w14:textId="77777777" w:rsidR="00374374" w:rsidRDefault="00374374" w:rsidP="00B251A0">
      <w:pPr>
        <w:pStyle w:val="NormalWeb"/>
        <w:spacing w:before="0" w:beforeAutospacing="0" w:after="0" w:afterAutospacing="0" w:line="480" w:lineRule="auto"/>
        <w:ind w:firstLine="720"/>
      </w:pPr>
    </w:p>
    <w:p w14:paraId="07362684" w14:textId="77777777" w:rsidR="00374374" w:rsidRDefault="00374374" w:rsidP="00B251A0">
      <w:pPr>
        <w:pStyle w:val="NormalWeb"/>
        <w:spacing w:before="0" w:beforeAutospacing="0" w:after="0" w:afterAutospacing="0" w:line="480" w:lineRule="auto"/>
        <w:ind w:firstLine="720"/>
      </w:pPr>
    </w:p>
    <w:p w14:paraId="43B2AA2C" w14:textId="77777777" w:rsidR="00374374" w:rsidRDefault="00374374" w:rsidP="00B251A0">
      <w:pPr>
        <w:pStyle w:val="NormalWeb"/>
        <w:spacing w:before="0" w:beforeAutospacing="0" w:after="0" w:afterAutospacing="0" w:line="480" w:lineRule="auto"/>
        <w:ind w:firstLine="720"/>
      </w:pPr>
    </w:p>
    <w:p w14:paraId="018220DE" w14:textId="77777777" w:rsidR="00374374" w:rsidRDefault="00374374" w:rsidP="0095282A">
      <w:pPr>
        <w:pStyle w:val="NormalWeb"/>
        <w:spacing w:before="0" w:beforeAutospacing="0" w:after="0" w:afterAutospacing="0" w:line="480" w:lineRule="auto"/>
        <w:rPr>
          <w:rStyle w:val="cite"/>
        </w:rPr>
      </w:pPr>
    </w:p>
    <w:p w14:paraId="552979C7" w14:textId="77777777" w:rsidR="0095282A" w:rsidRDefault="0095282A" w:rsidP="0095282A">
      <w:pPr>
        <w:pStyle w:val="NormalWeb"/>
        <w:spacing w:before="0" w:beforeAutospacing="0" w:after="0" w:afterAutospacing="0" w:line="480" w:lineRule="auto"/>
        <w:rPr>
          <w:rStyle w:val="cite"/>
        </w:rPr>
      </w:pPr>
    </w:p>
    <w:p w14:paraId="11FF6707" w14:textId="77777777" w:rsidR="0095282A" w:rsidRPr="00B251A0" w:rsidRDefault="0095282A" w:rsidP="0095282A">
      <w:pPr>
        <w:pStyle w:val="NormalWeb"/>
        <w:spacing w:before="0" w:beforeAutospacing="0" w:after="0" w:afterAutospacing="0" w:line="480" w:lineRule="auto"/>
        <w:rPr>
          <w:rStyle w:val="cite"/>
        </w:rPr>
      </w:pPr>
    </w:p>
    <w:p w14:paraId="5CD02CAA" w14:textId="5DD01AA9" w:rsidR="00EF4FCB" w:rsidRPr="00032308" w:rsidRDefault="00EF4FCB" w:rsidP="00532DAE">
      <w:pPr>
        <w:pStyle w:val="NormalWeb"/>
        <w:spacing w:before="0" w:beforeAutospacing="0" w:after="0" w:afterAutospacing="0" w:line="480" w:lineRule="auto"/>
        <w:rPr>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Introduction}</w:t>
      </w:r>
    </w:p>
    <w:p w14:paraId="6FAD8542" w14:textId="6D5EBEAA" w:rsidR="00DA04BD" w:rsidRDefault="00EF5466" w:rsidP="00532DAE">
      <w:pPr>
        <w:pStyle w:val="NormalWeb"/>
        <w:spacing w:before="0" w:beforeAutospacing="0" w:after="0" w:afterAutospacing="0" w:line="480" w:lineRule="auto"/>
      </w:pPr>
      <w:r>
        <w:t>The p</w:t>
      </w:r>
      <w:r w:rsidR="00E64B54">
        <w:t>ersistent</w:t>
      </w:r>
      <w:r w:rsidR="00EF4FCB" w:rsidRPr="00032308">
        <w:t xml:space="preserve"> </w:t>
      </w:r>
      <w:r>
        <w:t>s</w:t>
      </w:r>
      <w:r w:rsidR="00EF4FCB" w:rsidRPr="00032308">
        <w:t>egregation</w:t>
      </w:r>
      <w:r>
        <w:t xml:space="preserve"> of Black Americans </w:t>
      </w:r>
      <w:r w:rsidR="00EF4FCB" w:rsidRPr="00032308">
        <w:rPr>
          <w:rStyle w:val="cite"/>
          <w:rFonts w:eastAsiaTheme="majorEastAsia"/>
        </w:rPr>
        <w:t>[</w:t>
      </w:r>
      <w:r w:rsidR="00EF4FCB" w:rsidRPr="00032308">
        <w:rPr>
          <w:rStyle w:val="cite-id"/>
          <w:rFonts w:eastAsiaTheme="majorEastAsia"/>
        </w:rPr>
        <w:t>@elbers2021</w:t>
      </w:r>
      <w:r w:rsidR="00EF4FCB" w:rsidRPr="00032308">
        <w:rPr>
          <w:rStyle w:val="cite"/>
          <w:rFonts w:eastAsiaTheme="majorEastAsia"/>
        </w:rPr>
        <w:t>]</w:t>
      </w:r>
      <w:r w:rsidR="00EF4FCB" w:rsidRPr="00032308">
        <w:t xml:space="preserve"> </w:t>
      </w:r>
      <w:r w:rsidR="00E64B54">
        <w:t xml:space="preserve">is both a </w:t>
      </w:r>
      <w:r w:rsidR="00491D7E">
        <w:t>mechanism</w:t>
      </w:r>
      <w:r w:rsidR="00E64B54">
        <w:t xml:space="preserve"> </w:t>
      </w:r>
      <w:r w:rsidR="00491D7E">
        <w:t xml:space="preserve">of structural racism </w:t>
      </w:r>
      <w:r w:rsidR="00E64B54" w:rsidRPr="00032308">
        <w:rPr>
          <w:rStyle w:val="cite"/>
          <w:rFonts w:eastAsiaTheme="majorEastAsia"/>
        </w:rPr>
        <w:t>[</w:t>
      </w:r>
      <w:r w:rsidR="00E64B54">
        <w:rPr>
          <w:rStyle w:val="cite"/>
          <w:rFonts w:eastAsiaTheme="majorEastAsia"/>
        </w:rPr>
        <w:t xml:space="preserve">@brown2024; </w:t>
      </w:r>
      <w:r w:rsidR="00E64B54" w:rsidRPr="00032308">
        <w:rPr>
          <w:rStyle w:val="cite-id"/>
          <w:rFonts w:eastAsiaTheme="majorEastAsia"/>
        </w:rPr>
        <w:t>@massey2003</w:t>
      </w:r>
      <w:r w:rsidR="00E64B54" w:rsidRPr="00032308">
        <w:rPr>
          <w:rStyle w:val="cite"/>
          <w:rFonts w:eastAsiaTheme="majorEastAsia"/>
        </w:rPr>
        <w:t>]</w:t>
      </w:r>
      <w:r w:rsidR="00E64B54">
        <w:rPr>
          <w:rStyle w:val="cite"/>
          <w:rFonts w:eastAsiaTheme="majorEastAsia"/>
        </w:rPr>
        <w:t xml:space="preserve"> </w:t>
      </w:r>
      <w:r w:rsidR="00E64B54">
        <w:t xml:space="preserve">and a </w:t>
      </w:r>
      <w:r>
        <w:t xml:space="preserve">fundamental </w:t>
      </w:r>
      <w:r w:rsidR="00E64B54">
        <w:t>dimension of</w:t>
      </w:r>
      <w:r w:rsidR="00E64B54" w:rsidRPr="00032308">
        <w:t xml:space="preserve"> Black-White inequality</w:t>
      </w:r>
      <w:r w:rsidR="00E64B54">
        <w:t xml:space="preserve"> </w:t>
      </w:r>
      <w:del w:id="47" w:author="Matthew Hall" w:date="2025-10-29T14:02:00Z" w16du:dateUtc="2025-10-29T18:02:00Z">
        <w:r w:rsidR="00E64B54" w:rsidDel="00E3144D">
          <w:delText xml:space="preserve">itself </w:delText>
        </w:r>
      </w:del>
      <w:r w:rsidR="00E64B54" w:rsidRPr="00032308">
        <w:rPr>
          <w:rStyle w:val="cite"/>
          <w:rFonts w:eastAsiaTheme="majorEastAsia"/>
        </w:rPr>
        <w:t>[</w:t>
      </w:r>
      <w:r w:rsidR="00E64B54" w:rsidRPr="00032308">
        <w:rPr>
          <w:rStyle w:val="cite-id"/>
          <w:rFonts w:eastAsiaTheme="majorEastAsia"/>
        </w:rPr>
        <w:t>@blokland</w:t>
      </w:r>
      <w:r w:rsidR="00E64B54" w:rsidRPr="00032308">
        <w:rPr>
          <w:rStyle w:val="cite"/>
          <w:rFonts w:eastAsiaTheme="majorEastAsia"/>
        </w:rPr>
        <w:t>]</w:t>
      </w:r>
      <w:r w:rsidR="00E64B54" w:rsidRPr="00032308">
        <w:t>.</w:t>
      </w:r>
      <w:r w:rsidR="00E64B54" w:rsidRPr="00032308">
        <w:rPr>
          <w:rStyle w:val="FootnoteReference"/>
        </w:rPr>
        <w:footnoteReference w:id="1"/>
      </w:r>
      <w:r w:rsidR="00E64B54" w:rsidRPr="00032308">
        <w:t xml:space="preserve"> </w:t>
      </w:r>
      <w:r w:rsidR="009820EA" w:rsidRPr="00032308">
        <w:t>A central assumption</w:t>
      </w:r>
      <w:r w:rsidR="00C84130">
        <w:t xml:space="preserve"> in </w:t>
      </w:r>
      <w:del w:id="48" w:author="Matthew Hall" w:date="2025-10-29T14:02:00Z" w16du:dateUtc="2025-10-29T18:02:00Z">
        <w:r w:rsidR="00C84130" w:rsidDel="00E3144D">
          <w:delText xml:space="preserve">existing </w:delText>
        </w:r>
      </w:del>
      <w:ins w:id="49" w:author="Matthew Hall" w:date="2025-10-29T14:02:00Z" w16du:dateUtc="2025-10-29T18:02:00Z">
        <w:r w:rsidR="00E3144D">
          <w:t xml:space="preserve">this </w:t>
        </w:r>
      </w:ins>
      <w:r w:rsidR="00C84130">
        <w:t xml:space="preserve">scholarship </w:t>
      </w:r>
      <w:r w:rsidR="009820EA" w:rsidRPr="00032308">
        <w:t>is that Whites benefit from r</w:t>
      </w:r>
      <w:r w:rsidR="00437BA2">
        <w:t xml:space="preserve">acial </w:t>
      </w:r>
      <w:r w:rsidR="009820EA" w:rsidRPr="00032308">
        <w:t>segregation and will lose advantages afforded to them if they</w:t>
      </w:r>
      <w:r w:rsidR="00DA08F5">
        <w:t xml:space="preserve"> were to</w:t>
      </w:r>
      <w:r w:rsidR="009820EA" w:rsidRPr="00032308">
        <w:t xml:space="preserve"> residentially integrate with Black Americans</w:t>
      </w:r>
      <w:r w:rsidR="00C747FF">
        <w:t xml:space="preserve"> [@massey2001]</w:t>
      </w:r>
      <w:r w:rsidR="009820EA" w:rsidRPr="00032308">
        <w:t xml:space="preserve">. </w:t>
      </w:r>
      <w:r w:rsidR="00C50D69">
        <w:rPr>
          <w:rStyle w:val="cite"/>
          <w:rFonts w:eastAsiaTheme="majorEastAsia"/>
        </w:rPr>
        <w:t>Zero</w:t>
      </w:r>
      <w:r w:rsidR="00C50D69" w:rsidRPr="00032308">
        <w:t xml:space="preserve">-sum </w:t>
      </w:r>
      <w:r w:rsidR="006756F4">
        <w:t>views</w:t>
      </w:r>
      <w:r w:rsidR="00C50D69" w:rsidRPr="00032308">
        <w:t xml:space="preserve"> </w:t>
      </w:r>
      <w:r w:rsidR="00C50D69">
        <w:t xml:space="preserve">about Black-White </w:t>
      </w:r>
      <w:r w:rsidR="005877FD">
        <w:t>relations</w:t>
      </w:r>
      <w:r w:rsidR="00C50D69">
        <w:t xml:space="preserve"> </w:t>
      </w:r>
      <w:r w:rsidR="006756F4">
        <w:t>are</w:t>
      </w:r>
      <w:r w:rsidR="00C50D69">
        <w:t xml:space="preserve"> </w:t>
      </w:r>
      <w:r w:rsidR="00B6573B">
        <w:t>pervasive</w:t>
      </w:r>
      <w:r w:rsidR="006756F4">
        <w:t xml:space="preserve"> and form the basis of Whites’</w:t>
      </w:r>
      <w:r w:rsidR="00C50D69" w:rsidRPr="00032308">
        <w:t xml:space="preserve"> [@wetts2019; </w:t>
      </w:r>
      <w:r w:rsidR="00C50D69" w:rsidRPr="00032308">
        <w:rPr>
          <w:rStyle w:val="cite-id"/>
          <w:rFonts w:eastAsiaTheme="majorEastAsia"/>
        </w:rPr>
        <w:t>@warren2025</w:t>
      </w:r>
      <w:r w:rsidR="00C50D69" w:rsidRPr="00032308">
        <w:t xml:space="preserve">] </w:t>
      </w:r>
      <w:r w:rsidR="00C50D69">
        <w:rPr>
          <w:rStyle w:val="cite"/>
          <w:rFonts w:eastAsiaTheme="majorEastAsia"/>
        </w:rPr>
        <w:t>public opinion</w:t>
      </w:r>
      <w:r w:rsidR="006756F4">
        <w:rPr>
          <w:rStyle w:val="cite"/>
          <w:rFonts w:eastAsiaTheme="majorEastAsia"/>
        </w:rPr>
        <w:t xml:space="preserve">s </w:t>
      </w:r>
      <w:r w:rsidR="00C50D69">
        <w:rPr>
          <w:rStyle w:val="cite"/>
          <w:rFonts w:eastAsiaTheme="majorEastAsia"/>
        </w:rPr>
        <w:t xml:space="preserve">about redistributive policy </w:t>
      </w:r>
      <w:r w:rsidR="00C50D69" w:rsidRPr="00032308">
        <w:rPr>
          <w:rStyle w:val="cite"/>
          <w:rFonts w:eastAsiaTheme="majorEastAsia"/>
        </w:rPr>
        <w:t>[</w:t>
      </w:r>
      <w:r w:rsidR="00C50D69" w:rsidRPr="00032308">
        <w:rPr>
          <w:rStyle w:val="cite-id"/>
          <w:rFonts w:eastAsiaTheme="majorEastAsia"/>
        </w:rPr>
        <w:t>@gilens1996</w:t>
      </w:r>
      <w:r w:rsidR="00C50D69">
        <w:rPr>
          <w:rStyle w:val="cite-id"/>
          <w:rFonts w:eastAsiaTheme="majorEastAsia"/>
        </w:rPr>
        <w:t>]</w:t>
      </w:r>
      <w:r w:rsidR="00C50D69">
        <w:rPr>
          <w:rStyle w:val="cite"/>
          <w:rFonts w:eastAsiaTheme="majorEastAsia"/>
        </w:rPr>
        <w:t xml:space="preserve"> and</w:t>
      </w:r>
      <w:r w:rsidR="00C50D69" w:rsidRPr="00032308">
        <w:rPr>
          <w:rStyle w:val="cite"/>
          <w:rFonts w:eastAsiaTheme="majorEastAsia"/>
        </w:rPr>
        <w:t xml:space="preserve"> </w:t>
      </w:r>
      <w:r w:rsidR="005877FD">
        <w:rPr>
          <w:rStyle w:val="cite"/>
          <w:rFonts w:eastAsiaTheme="majorEastAsia"/>
        </w:rPr>
        <w:t>racial integration</w:t>
      </w:r>
      <w:r w:rsidR="00C50D69" w:rsidRPr="00032308">
        <w:rPr>
          <w:rStyle w:val="cite"/>
          <w:rFonts w:eastAsiaTheme="majorEastAsia"/>
        </w:rPr>
        <w:t xml:space="preserve"> [@bobo1996]</w:t>
      </w:r>
      <w:r w:rsidR="00C50D69" w:rsidRPr="00032308">
        <w:t xml:space="preserve">. </w:t>
      </w:r>
      <w:r w:rsidR="005877FD">
        <w:t>Accordingly</w:t>
      </w:r>
      <w:r w:rsidR="006E2013" w:rsidRPr="00032308">
        <w:t xml:space="preserve">, </w:t>
      </w:r>
      <w:r w:rsidR="00A7299D" w:rsidRPr="00032308">
        <w:t xml:space="preserve">Whites </w:t>
      </w:r>
      <w:r w:rsidR="00BC0D46" w:rsidRPr="00032308">
        <w:t xml:space="preserve">have </w:t>
      </w:r>
      <w:r w:rsidR="00DA08F5">
        <w:t>continually</w:t>
      </w:r>
      <w:r w:rsidR="004B58F5">
        <w:t xml:space="preserve"> </w:t>
      </w:r>
      <w:r w:rsidR="00A7299D" w:rsidRPr="00032308">
        <w:t xml:space="preserve">resisted residential and educational </w:t>
      </w:r>
      <w:r w:rsidR="005877FD">
        <w:t>integration</w:t>
      </w:r>
      <w:r w:rsidR="00136030">
        <w:t xml:space="preserve"> </w:t>
      </w:r>
      <w:r w:rsidR="001008D1">
        <w:t>due to</w:t>
      </w:r>
      <w:r w:rsidR="00B34BA2">
        <w:t xml:space="preserve"> </w:t>
      </w:r>
      <w:r w:rsidR="00DA08F5">
        <w:t>a</w:t>
      </w:r>
      <w:r w:rsidR="00E64B54">
        <w:t xml:space="preserve"> </w:t>
      </w:r>
      <w:r w:rsidR="00B34BA2">
        <w:t xml:space="preserve">belief </w:t>
      </w:r>
      <w:r w:rsidR="00E64B54">
        <w:t xml:space="preserve">that segregation produces </w:t>
      </w:r>
      <w:r w:rsidR="005877FD">
        <w:t xml:space="preserve">White </w:t>
      </w:r>
      <w:r w:rsidR="00E64B54">
        <w:t xml:space="preserve">advantage </w:t>
      </w:r>
      <w:r w:rsidR="00A7299D" w:rsidRPr="00032308">
        <w:rPr>
          <w:rStyle w:val="cite"/>
          <w:rFonts w:eastAsiaTheme="majorEastAsia"/>
        </w:rPr>
        <w:t>[</w:t>
      </w:r>
      <w:r w:rsidR="00300CEB">
        <w:rPr>
          <w:rStyle w:val="cite"/>
          <w:rFonts w:eastAsiaTheme="majorEastAsia"/>
        </w:rPr>
        <w:t xml:space="preserve">@mcghee2021; </w:t>
      </w:r>
      <w:r w:rsidR="00A7299D" w:rsidRPr="00032308">
        <w:rPr>
          <w:rStyle w:val="cite-id"/>
          <w:rFonts w:eastAsiaTheme="majorEastAsia"/>
        </w:rPr>
        <w:t>@frey1996</w:t>
      </w:r>
      <w:r w:rsidR="00A7299D" w:rsidRPr="00032308">
        <w:rPr>
          <w:rStyle w:val="cite"/>
          <w:rFonts w:eastAsiaTheme="majorEastAsia"/>
        </w:rPr>
        <w:t xml:space="preserve">; </w:t>
      </w:r>
      <w:r w:rsidR="00A7299D" w:rsidRPr="00032308">
        <w:rPr>
          <w:rStyle w:val="cite-id"/>
          <w:rFonts w:eastAsiaTheme="majorEastAsia"/>
        </w:rPr>
        <w:t>@crowder2006</w:t>
      </w:r>
      <w:r w:rsidR="00A7299D" w:rsidRPr="00032308">
        <w:rPr>
          <w:rStyle w:val="cite"/>
          <w:rFonts w:eastAsiaTheme="majorEastAsia"/>
        </w:rPr>
        <w:t xml:space="preserve">; </w:t>
      </w:r>
      <w:r w:rsidR="00A7299D" w:rsidRPr="00032308">
        <w:rPr>
          <w:rStyle w:val="cite-id"/>
          <w:rFonts w:eastAsiaTheme="majorEastAsia"/>
        </w:rPr>
        <w:t>@rich</w:t>
      </w:r>
      <w:r w:rsidR="00A7299D" w:rsidRPr="00032308">
        <w:rPr>
          <w:rStyle w:val="cite"/>
          <w:rFonts w:eastAsiaTheme="majorEastAsia"/>
        </w:rPr>
        <w:t xml:space="preserve">; </w:t>
      </w:r>
      <w:r w:rsidR="00A7299D" w:rsidRPr="00032308">
        <w:rPr>
          <w:rStyle w:val="cite-id"/>
          <w:rFonts w:eastAsiaTheme="majorEastAsia"/>
        </w:rPr>
        <w:t>@logan2019</w:t>
      </w:r>
      <w:r w:rsidR="00A7299D" w:rsidRPr="00032308">
        <w:rPr>
          <w:rStyle w:val="cite"/>
          <w:rFonts w:eastAsiaTheme="majorEastAsia"/>
        </w:rPr>
        <w:t xml:space="preserve">; </w:t>
      </w:r>
      <w:r w:rsidR="00A7299D" w:rsidRPr="00032308">
        <w:rPr>
          <w:rStyle w:val="cite-id"/>
          <w:rFonts w:eastAsiaTheme="majorEastAsia"/>
        </w:rPr>
        <w:t>@johnson2019</w:t>
      </w:r>
      <w:r w:rsidR="00744AAF">
        <w:rPr>
          <w:rStyle w:val="cite-id"/>
          <w:rFonts w:eastAsiaTheme="majorEastAsia"/>
        </w:rPr>
        <w:t>; @quillian2014</w:t>
      </w:r>
      <w:r w:rsidR="00A7299D" w:rsidRPr="00032308">
        <w:rPr>
          <w:rStyle w:val="cite"/>
          <w:rFonts w:eastAsiaTheme="majorEastAsia"/>
        </w:rPr>
        <w:t>]</w:t>
      </w:r>
      <w:del w:id="50" w:author="Matthew Hall" w:date="2025-10-29T14:03:00Z" w16du:dateUtc="2025-10-29T18:03:00Z">
        <w:r w:rsidR="005877FD" w:rsidDel="00E3144D">
          <w:rPr>
            <w:rStyle w:val="cite"/>
            <w:rFonts w:eastAsiaTheme="majorEastAsia"/>
          </w:rPr>
          <w:delText>, However the basis for these beliefs bears empirical scrutiny</w:delText>
        </w:r>
      </w:del>
      <w:r w:rsidR="00A7299D" w:rsidRPr="00032308">
        <w:rPr>
          <w:rStyle w:val="cite"/>
          <w:rFonts w:eastAsiaTheme="majorEastAsia"/>
        </w:rPr>
        <w:t xml:space="preserve">. </w:t>
      </w:r>
      <w:r w:rsidR="005877FD">
        <w:t>In contrast,</w:t>
      </w:r>
      <w:r w:rsidR="00110BC1">
        <w:t xml:space="preserve"> @dubois1935 </w:t>
      </w:r>
      <w:r w:rsidR="00952512">
        <w:t>concept</w:t>
      </w:r>
      <w:r w:rsidR="00110BC1">
        <w:t xml:space="preserve"> of the “wages of Whiteness” </w:t>
      </w:r>
      <w:r w:rsidR="002E62A1">
        <w:t>casts doubt on th</w:t>
      </w:r>
      <w:r w:rsidR="005877FD">
        <w:t xml:space="preserve">ese </w:t>
      </w:r>
      <w:r w:rsidR="002E62A1">
        <w:t>assumption</w:t>
      </w:r>
      <w:r w:rsidR="005877FD">
        <w:t>s</w:t>
      </w:r>
      <w:r w:rsidR="002E62A1">
        <w:t xml:space="preserve">, instead </w:t>
      </w:r>
      <w:r w:rsidR="00110BC1">
        <w:t>sug</w:t>
      </w:r>
      <w:r w:rsidR="002E62A1">
        <w:t xml:space="preserve">gesting </w:t>
      </w:r>
      <w:r w:rsidR="00110BC1">
        <w:t xml:space="preserve">that </w:t>
      </w:r>
      <w:r w:rsidR="005877FD">
        <w:t xml:space="preserve">zero-sum </w:t>
      </w:r>
      <w:r w:rsidR="00110BC1">
        <w:t>views—and racial divisions more broadly—</w:t>
      </w:r>
      <w:commentRangeStart w:id="51"/>
      <w:r w:rsidR="00110BC1">
        <w:t xml:space="preserve">serve as symbolic </w:t>
      </w:r>
      <w:r w:rsidR="00CE3BA6">
        <w:t>benefits</w:t>
      </w:r>
      <w:r w:rsidR="00110BC1">
        <w:t xml:space="preserve"> that </w:t>
      </w:r>
      <w:r w:rsidR="00952512">
        <w:t xml:space="preserve">offset </w:t>
      </w:r>
      <w:r w:rsidR="00D57D6E">
        <w:t>the effects of</w:t>
      </w:r>
      <w:r w:rsidR="00952512">
        <w:t xml:space="preserve"> </w:t>
      </w:r>
      <w:r w:rsidR="00EE6D3F">
        <w:t xml:space="preserve">racial </w:t>
      </w:r>
      <w:r w:rsidR="00952512">
        <w:t xml:space="preserve">stratification </w:t>
      </w:r>
      <w:r w:rsidR="00D57D6E">
        <w:t>on</w:t>
      </w:r>
      <w:r w:rsidR="00110BC1">
        <w:t xml:space="preserve"> lower-status Whites</w:t>
      </w:r>
      <w:commentRangeEnd w:id="51"/>
      <w:r w:rsidR="00E3144D">
        <w:rPr>
          <w:rStyle w:val="CommentReference"/>
          <w:rFonts w:asciiTheme="minorHAnsi" w:eastAsiaTheme="minorHAnsi" w:hAnsiTheme="minorHAnsi" w:cstheme="minorBidi"/>
          <w:kern w:val="2"/>
          <w14:ligatures w14:val="standardContextual"/>
        </w:rPr>
        <w:commentReference w:id="51"/>
      </w:r>
      <w:r w:rsidR="00110BC1">
        <w:t>.</w:t>
      </w:r>
    </w:p>
    <w:p w14:paraId="0134085B" w14:textId="77777777" w:rsidR="00161B91" w:rsidRDefault="0087190F" w:rsidP="00B6573B">
      <w:pPr>
        <w:pStyle w:val="NormalWeb"/>
        <w:spacing w:before="0" w:beforeAutospacing="0" w:after="0" w:afterAutospacing="0" w:line="480" w:lineRule="auto"/>
        <w:ind w:firstLine="720"/>
        <w:rPr>
          <w:ins w:id="52" w:author="Thelonious Goerz" w:date="2025-10-30T10:49:00Z" w16du:dateUtc="2025-10-30T14:49:00Z"/>
        </w:rPr>
      </w:pPr>
      <w:del w:id="53" w:author="Matthew Hall" w:date="2025-10-29T14:05:00Z" w16du:dateUtc="2025-10-29T18:05:00Z">
        <w:r w:rsidDel="00E3144D">
          <w:delText>Concordantly</w:delText>
        </w:r>
        <w:r w:rsidR="00B6573B" w:rsidDel="00E3144D">
          <w:delText>,</w:delText>
        </w:r>
      </w:del>
      <w:ins w:id="54" w:author="Matthew Hall" w:date="2025-10-29T14:05:00Z" w16du:dateUtc="2025-10-29T18:05:00Z">
        <w:r w:rsidR="00E3144D">
          <w:t>The underlying</w:t>
        </w:r>
      </w:ins>
      <w:r w:rsidR="00B6573B">
        <w:t xml:space="preserve"> mechanisms of racial segregation are often described as </w:t>
      </w:r>
      <w:r w:rsidR="005877FD">
        <w:t>occurring through</w:t>
      </w:r>
      <w:r w:rsidR="00B6573B">
        <w:t xml:space="preserve"> </w:t>
      </w:r>
      <w:del w:id="55" w:author="Matthew Hall" w:date="2025-10-29T14:05:00Z" w16du:dateUtc="2025-10-29T18:05:00Z">
        <w:r w:rsidR="00B6573B" w:rsidDel="00E3144D">
          <w:delText xml:space="preserve">aggregated </w:delText>
        </w:r>
      </w:del>
      <w:ins w:id="56" w:author="Matthew Hall" w:date="2025-10-29T14:05:00Z" w16du:dateUtc="2025-10-29T18:05:00Z">
        <w:r w:rsidR="00E3144D">
          <w:t xml:space="preserve">the aggregation of </w:t>
        </w:r>
      </w:ins>
      <w:r w:rsidR="00B6573B">
        <w:t>micro-level processes</w:t>
      </w:r>
      <w:commentRangeStart w:id="57"/>
      <w:r w:rsidR="00B6573B">
        <w:t xml:space="preserve"> </w:t>
      </w:r>
      <w:commentRangeEnd w:id="57"/>
      <w:r w:rsidR="00A765BB">
        <w:rPr>
          <w:rStyle w:val="CommentReference"/>
          <w:rFonts w:asciiTheme="minorHAnsi" w:eastAsiaTheme="minorHAnsi" w:hAnsiTheme="minorHAnsi" w:cstheme="minorBidi"/>
          <w:kern w:val="2"/>
          <w14:ligatures w14:val="standardContextual"/>
        </w:rPr>
        <w:commentReference w:id="57"/>
      </w:r>
      <w:r w:rsidR="00B6573B">
        <w:t xml:space="preserve">that produce zero-sum </w:t>
      </w:r>
      <w:commentRangeStart w:id="58"/>
      <w:r w:rsidR="00116B41">
        <w:t>relationships</w:t>
      </w:r>
      <w:commentRangeEnd w:id="58"/>
      <w:r w:rsidR="00E3144D">
        <w:rPr>
          <w:rStyle w:val="CommentReference"/>
          <w:rFonts w:asciiTheme="minorHAnsi" w:eastAsiaTheme="minorHAnsi" w:hAnsiTheme="minorHAnsi" w:cstheme="minorBidi"/>
          <w:kern w:val="2"/>
          <w14:ligatures w14:val="standardContextual"/>
        </w:rPr>
        <w:commentReference w:id="58"/>
      </w:r>
      <w:r w:rsidR="00116B41">
        <w:t>;</w:t>
      </w:r>
      <w:r w:rsidR="00B6573B">
        <w:t xml:space="preserve"> </w:t>
      </w:r>
    </w:p>
    <w:p w14:paraId="772E916B" w14:textId="13DC3042" w:rsidR="002B7346" w:rsidRPr="00DA04BD" w:rsidRDefault="00116B41" w:rsidP="00B6573B">
      <w:pPr>
        <w:pStyle w:val="NormalWeb"/>
        <w:spacing w:before="0" w:beforeAutospacing="0" w:after="0" w:afterAutospacing="0" w:line="480" w:lineRule="auto"/>
        <w:ind w:firstLine="720"/>
        <w:rPr>
          <w:rStyle w:val="cite"/>
        </w:rPr>
      </w:pPr>
      <w:r>
        <w:t>but</w:t>
      </w:r>
      <w:r w:rsidR="00CC3FA4">
        <w:t xml:space="preserve"> </w:t>
      </w:r>
      <w:r w:rsidR="00B6573B">
        <w:t xml:space="preserve">segregation also shapes macro-level outcomes </w:t>
      </w:r>
      <w:ins w:id="59" w:author="Matthew Hall" w:date="2025-10-29T14:06:00Z" w16du:dateUtc="2025-10-29T18:06:00Z">
        <w:r w:rsidR="00A765BB">
          <w:t xml:space="preserve">that impact all residents, </w:t>
        </w:r>
      </w:ins>
      <w:r w:rsidR="00B6573B">
        <w:t xml:space="preserve">such as income segregation [@reardon2011], public spending on infrastructure and </w:t>
      </w:r>
      <w:r w:rsidR="00551A3E">
        <w:t xml:space="preserve">public </w:t>
      </w:r>
      <w:r w:rsidR="00B6573B">
        <w:t xml:space="preserve">goods [@chyn2022], and the political efficacy of </w:t>
      </w:r>
      <w:del w:id="60" w:author="Matthew Hall" w:date="2025-10-29T14:06:00Z" w16du:dateUtc="2025-10-29T18:06:00Z">
        <w:r w:rsidR="00B6573B" w:rsidDel="00A765BB">
          <w:delText xml:space="preserve">working-class–oriented </w:delText>
        </w:r>
      </w:del>
      <w:r w:rsidR="00B6573B">
        <w:t>policies</w:t>
      </w:r>
      <w:ins w:id="61" w:author="Matthew Hall" w:date="2025-10-29T14:06:00Z" w16du:dateUtc="2025-10-29T18:06:00Z">
        <w:r w:rsidR="00A765BB">
          <w:t xml:space="preserve"> supporting low and middle-income families</w:t>
        </w:r>
      </w:ins>
      <w:r w:rsidR="00B6573B">
        <w:t xml:space="preserve"> [@ananat2009]</w:t>
      </w:r>
      <w:del w:id="62" w:author="Matthew Hall" w:date="2025-10-29T14:06:00Z" w16du:dateUtc="2025-10-29T18:06:00Z">
        <w:r w:rsidR="001B3D7F" w:rsidDel="00A765BB">
          <w:delText xml:space="preserve"> that affect</w:delText>
        </w:r>
        <w:r w:rsidR="005877FD" w:rsidDel="00A765BB">
          <w:delText xml:space="preserve"> all residents</w:delText>
        </w:r>
      </w:del>
      <w:r w:rsidR="001B3D7F">
        <w:t>.</w:t>
      </w:r>
      <w:r w:rsidR="00B6573B">
        <w:t xml:space="preserve"> </w:t>
      </w:r>
      <w:commentRangeStart w:id="63"/>
      <w:r w:rsidR="00B6573B">
        <w:t xml:space="preserve">At the same time, because individuals spend substantial time outside their </w:t>
      </w:r>
      <w:r w:rsidR="00B6573B">
        <w:lastRenderedPageBreak/>
        <w:t>neighborhoods, spatial spillovers extend these effects beyond neighborhood boundaries</w:t>
      </w:r>
      <w:commentRangeEnd w:id="63"/>
      <w:r w:rsidR="00A765BB">
        <w:rPr>
          <w:rStyle w:val="CommentReference"/>
          <w:rFonts w:asciiTheme="minorHAnsi" w:eastAsiaTheme="minorHAnsi" w:hAnsiTheme="minorHAnsi" w:cstheme="minorBidi"/>
          <w:kern w:val="2"/>
          <w14:ligatures w14:val="standardContextual"/>
        </w:rPr>
        <w:commentReference w:id="63"/>
      </w:r>
      <w:r w:rsidR="00B6573B">
        <w:t xml:space="preserve">. </w:t>
      </w:r>
      <w:commentRangeStart w:id="64"/>
      <w:r w:rsidR="00CF3659">
        <w:t>Yet</w:t>
      </w:r>
      <w:r w:rsidR="00B6573B" w:rsidRPr="00032308">
        <w:t xml:space="preserve">, </w:t>
      </w:r>
      <w:r w:rsidR="00B6573B">
        <w:t>whether</w:t>
      </w:r>
      <w:r w:rsidR="00B6573B" w:rsidRPr="00032308">
        <w:t xml:space="preserve"> </w:t>
      </w:r>
      <w:r w:rsidR="00B6573B">
        <w:t>racial segregation leads to</w:t>
      </w:r>
      <w:r w:rsidR="00DE4A01">
        <w:t xml:space="preserve"> White</w:t>
      </w:r>
      <w:r w:rsidR="009969F6">
        <w:t xml:space="preserve"> advantage</w:t>
      </w:r>
      <w:r w:rsidR="00DE4A01">
        <w:t xml:space="preserve">s </w:t>
      </w:r>
      <w:r w:rsidR="009F0A46">
        <w:t>remains less clear</w:t>
      </w:r>
      <w:r w:rsidR="00B6573B" w:rsidRPr="00032308">
        <w:t>.</w:t>
      </w:r>
      <w:commentRangeEnd w:id="64"/>
      <w:r w:rsidR="00877828">
        <w:rPr>
          <w:rStyle w:val="CommentReference"/>
          <w:rFonts w:asciiTheme="minorHAnsi" w:eastAsiaTheme="minorHAnsi" w:hAnsiTheme="minorHAnsi" w:cstheme="minorBidi"/>
          <w:kern w:val="2"/>
          <w14:ligatures w14:val="standardContextual"/>
        </w:rPr>
        <w:commentReference w:id="64"/>
      </w:r>
    </w:p>
    <w:p w14:paraId="3BE0769D" w14:textId="04928995" w:rsidR="005B41E4" w:rsidRDefault="009820EA" w:rsidP="00532DAE">
      <w:pPr>
        <w:pStyle w:val="NormalWeb"/>
        <w:spacing w:before="0" w:beforeAutospacing="0" w:after="0" w:afterAutospacing="0" w:line="480" w:lineRule="auto"/>
        <w:ind w:firstLine="720"/>
      </w:pPr>
      <w:r w:rsidRPr="00032308">
        <w:t>In this paper,</w:t>
      </w:r>
      <w:r w:rsidR="00585C74">
        <w:t xml:space="preserve"> I test this</w:t>
      </w:r>
      <w:r w:rsidR="00FE274A">
        <w:t xml:space="preserve"> assumption</w:t>
      </w:r>
      <w:r w:rsidR="00585C74">
        <w:t xml:space="preserve"> by</w:t>
      </w:r>
      <w:r w:rsidRPr="00032308">
        <w:t xml:space="preserve"> </w:t>
      </w:r>
      <w:r w:rsidR="00585C74">
        <w:t>examining</w:t>
      </w:r>
      <w:r w:rsidR="00D95516">
        <w:t xml:space="preserve"> </w:t>
      </w:r>
      <w:r w:rsidR="0022168F" w:rsidRPr="00032308">
        <w:t>the effects of</w:t>
      </w:r>
      <w:r w:rsidRPr="00032308">
        <w:t xml:space="preserve"> </w:t>
      </w:r>
      <w:r w:rsidR="00C91398" w:rsidRPr="00032308">
        <w:t>racial</w:t>
      </w:r>
      <w:r w:rsidRPr="00032308">
        <w:t xml:space="preserve"> segregation on the longevity of Black and White American</w:t>
      </w:r>
      <w:r w:rsidR="00585C74">
        <w:t>s</w:t>
      </w:r>
      <w:r w:rsidR="00D65832">
        <w:t xml:space="preserve"> </w:t>
      </w:r>
      <w:r w:rsidR="004E0BF3">
        <w:t>using</w:t>
      </w:r>
      <w:r w:rsidR="00D65832">
        <w:t xml:space="preserve"> data </w:t>
      </w:r>
      <w:r w:rsidR="00E7311B">
        <w:t>from</w:t>
      </w:r>
      <w:r w:rsidR="00145B81">
        <w:t xml:space="preserve"> </w:t>
      </w:r>
      <w:r w:rsidR="00EA2533">
        <w:t xml:space="preserve">early </w:t>
      </w:r>
      <w:r w:rsidR="00EF4FCB" w:rsidRPr="00032308">
        <w:t xml:space="preserve">20th Century </w:t>
      </w:r>
      <w:r w:rsidR="00EA2533">
        <w:t xml:space="preserve">birth cohorts </w:t>
      </w:r>
      <w:r w:rsidR="00EF4FCB" w:rsidRPr="00032308">
        <w:t>(1905-1920)</w:t>
      </w:r>
      <w:r w:rsidR="004F373A">
        <w:t xml:space="preserve"> </w:t>
      </w:r>
      <w:r w:rsidR="000702AC">
        <w:t xml:space="preserve">in </w:t>
      </w:r>
      <w:r w:rsidR="00781CA2">
        <w:t xml:space="preserve">the </w:t>
      </w:r>
      <w:r w:rsidR="000702AC">
        <w:t xml:space="preserve">1940 Full Count Census </w:t>
      </w:r>
      <w:r w:rsidR="004F373A">
        <w:t xml:space="preserve">linked </w:t>
      </w:r>
      <w:r w:rsidR="00EF4FCB" w:rsidRPr="00032308">
        <w:t xml:space="preserve">to </w:t>
      </w:r>
      <w:r w:rsidR="00F91097">
        <w:t>Social Security</w:t>
      </w:r>
      <w:r w:rsidR="00EF4FCB" w:rsidRPr="00032308">
        <w:t xml:space="preserve"> Numident death records (N =</w:t>
      </w:r>
      <w:r w:rsidR="00CF1CA8">
        <w:t xml:space="preserve"> </w:t>
      </w:r>
      <w:r w:rsidR="00CF1CA8" w:rsidRPr="00CF1CA8">
        <w:t>2</w:t>
      </w:r>
      <w:r w:rsidR="00CF1CA8">
        <w:t>,</w:t>
      </w:r>
      <w:r w:rsidR="00CF1CA8" w:rsidRPr="00CF1CA8">
        <w:t>153</w:t>
      </w:r>
      <w:r w:rsidR="00CF1CA8">
        <w:t>,</w:t>
      </w:r>
      <w:r w:rsidR="00CF1CA8" w:rsidRPr="00CF1CA8">
        <w:t>961</w:t>
      </w:r>
      <w:r w:rsidR="00EF4FCB" w:rsidRPr="00032308">
        <w:t>)</w:t>
      </w:r>
      <w:r w:rsidR="00A55B6E" w:rsidRPr="00032308">
        <w:t>.</w:t>
      </w:r>
      <w:r w:rsidR="00EF4FCB" w:rsidRPr="00032308">
        <w:t xml:space="preserve"> </w:t>
      </w:r>
      <w:r w:rsidR="00A55B6E" w:rsidRPr="00032308">
        <w:t xml:space="preserve">A </w:t>
      </w:r>
      <w:del w:id="65" w:author="Matthew Hall" w:date="2025-10-29T14:16:00Z" w16du:dateUtc="2025-10-29T18:16:00Z">
        <w:r w:rsidR="00067AF5" w:rsidRPr="00032308" w:rsidDel="00877828">
          <w:delText>persistent</w:delText>
        </w:r>
        <w:r w:rsidR="000308BC" w:rsidRPr="00032308" w:rsidDel="00877828">
          <w:delText xml:space="preserve"> </w:delText>
        </w:r>
      </w:del>
      <w:ins w:id="66" w:author="Matthew Hall" w:date="2025-10-29T14:16:00Z" w16du:dateUtc="2025-10-29T18:16:00Z">
        <w:r w:rsidR="00877828">
          <w:t>fundamental</w:t>
        </w:r>
        <w:r w:rsidR="00877828" w:rsidRPr="00032308">
          <w:t xml:space="preserve"> </w:t>
        </w:r>
      </w:ins>
      <w:r w:rsidR="00A55B6E" w:rsidRPr="00032308">
        <w:t xml:space="preserve">challenge </w:t>
      </w:r>
      <w:r w:rsidR="001346F1">
        <w:t>in determining</w:t>
      </w:r>
      <w:r w:rsidR="00E7176F" w:rsidRPr="00032308">
        <w:t xml:space="preserve"> the </w:t>
      </w:r>
      <w:del w:id="67" w:author="Matthew Hall" w:date="2025-10-29T14:17:00Z" w16du:dateUtc="2025-10-29T18:17:00Z">
        <w:r w:rsidR="00A55B6E" w:rsidRPr="00032308" w:rsidDel="00877828">
          <w:delText xml:space="preserve">effects </w:delText>
        </w:r>
      </w:del>
      <w:ins w:id="68" w:author="Matthew Hall" w:date="2025-10-29T14:17:00Z" w16du:dateUtc="2025-10-29T18:17:00Z">
        <w:r w:rsidR="00877828">
          <w:t>impacts</w:t>
        </w:r>
        <w:r w:rsidR="00877828" w:rsidRPr="00032308">
          <w:t xml:space="preserve"> </w:t>
        </w:r>
      </w:ins>
      <w:r w:rsidR="00A55B6E" w:rsidRPr="00032308">
        <w:t xml:space="preserve">of segregation </w:t>
      </w:r>
      <w:r w:rsidR="00EA2533">
        <w:t xml:space="preserve">is </w:t>
      </w:r>
      <w:r w:rsidR="008975FD">
        <w:t xml:space="preserve">the </w:t>
      </w:r>
      <w:r w:rsidR="00EA2533">
        <w:t xml:space="preserve">endogeneity </w:t>
      </w:r>
      <w:r w:rsidR="008975FD">
        <w:t xml:space="preserve">of </w:t>
      </w:r>
      <w:r w:rsidR="00067AF5" w:rsidRPr="00032308">
        <w:t>place</w:t>
      </w:r>
      <w:r w:rsidR="00EA2533">
        <w:t>-level confounders like public polic</w:t>
      </w:r>
      <w:r w:rsidR="008975FD">
        <w:t>ies</w:t>
      </w:r>
      <w:r w:rsidR="00EA2533">
        <w:t xml:space="preserve"> and infrastructure that</w:t>
      </w:r>
      <w:ins w:id="69" w:author="Matthew Hall" w:date="2025-10-29T14:18:00Z" w16du:dateUtc="2025-10-29T18:18:00Z">
        <w:r w:rsidR="00877828">
          <w:t xml:space="preserve"> may impact settlement and spatial </w:t>
        </w:r>
        <w:proofErr w:type="gramStart"/>
        <w:r w:rsidR="00877828">
          <w:t>sorting, and</w:t>
        </w:r>
        <w:proofErr w:type="gramEnd"/>
        <w:r w:rsidR="00877828">
          <w:t xml:space="preserve"> ultimately</w:t>
        </w:r>
      </w:ins>
      <w:r w:rsidR="00EA2533">
        <w:t xml:space="preserve"> </w:t>
      </w:r>
      <w:r w:rsidR="002E3CDA" w:rsidRPr="00032308">
        <w:t xml:space="preserve">affect health </w:t>
      </w:r>
      <w:ins w:id="70" w:author="Matthew Hall" w:date="2025-10-29T14:18:00Z" w16du:dateUtc="2025-10-29T18:18:00Z">
        <w:r w:rsidR="00877828">
          <w:t xml:space="preserve">outcomes </w:t>
        </w:r>
      </w:ins>
      <w:r w:rsidR="002E3CDA" w:rsidRPr="00032308">
        <w:t xml:space="preserve">[@montez2020]. To </w:t>
      </w:r>
      <w:r w:rsidR="00AC6BC0">
        <w:t>address</w:t>
      </w:r>
      <w:r w:rsidR="002E3CDA" w:rsidRPr="00032308">
        <w:t xml:space="preserve"> this, I utilize </w:t>
      </w:r>
      <w:r w:rsidR="00D5277E" w:rsidRPr="00032308">
        <w:t>a</w:t>
      </w:r>
      <w:r w:rsidR="003E6CEA">
        <w:t xml:space="preserve"> validated</w:t>
      </w:r>
      <w:r w:rsidR="00D5277E" w:rsidRPr="00032308">
        <w:t xml:space="preserve"> instrumental</w:t>
      </w:r>
      <w:r w:rsidR="00EF4FCB" w:rsidRPr="00032308">
        <w:t xml:space="preserve"> variable </w:t>
      </w:r>
      <w:r w:rsidR="003B4D3D" w:rsidRPr="00032308">
        <w:t xml:space="preserve">approach </w:t>
      </w:r>
      <w:r w:rsidR="00EA2533">
        <w:t xml:space="preserve">that </w:t>
      </w:r>
      <w:r w:rsidR="003770BC">
        <w:t xml:space="preserve">leverages </w:t>
      </w:r>
      <w:r w:rsidR="005B41E4">
        <w:t>geographic</w:t>
      </w:r>
      <w:r w:rsidR="008F4835">
        <w:t xml:space="preserve"> sorting </w:t>
      </w:r>
      <w:r w:rsidR="005B41E4">
        <w:t xml:space="preserve">based on the public finance characteristics of local governments within </w:t>
      </w:r>
      <w:r w:rsidR="005B41E4" w:rsidRPr="00032308">
        <w:t>U.S.</w:t>
      </w:r>
      <w:r w:rsidR="00781CA2">
        <w:t xml:space="preserve"> </w:t>
      </w:r>
      <w:r w:rsidR="00EF4FCB" w:rsidRPr="00032308">
        <w:rPr>
          <w:rStyle w:val="cite"/>
          <w:rFonts w:eastAsiaTheme="majorEastAsia"/>
        </w:rPr>
        <w:t>[</w:t>
      </w:r>
      <w:r w:rsidR="00EF4FCB" w:rsidRPr="00032308">
        <w:rPr>
          <w:rStyle w:val="cite-id"/>
          <w:rFonts w:eastAsiaTheme="majorEastAsia"/>
        </w:rPr>
        <w:t>@cutler1997</w:t>
      </w:r>
      <w:r w:rsidR="005B41E4">
        <w:t>].</w:t>
      </w:r>
      <w:ins w:id="71" w:author="Matthew Hall" w:date="2025-10-29T14:18:00Z" w16du:dateUtc="2025-10-29T18:18:00Z">
        <w:r w:rsidR="00877828">
          <w:t xml:space="preserve"> </w:t>
        </w:r>
        <w:commentRangeStart w:id="72"/>
        <w:r w:rsidR="00877828">
          <w:t>The intuition o</w:t>
        </w:r>
      </w:ins>
      <w:ins w:id="73" w:author="Matthew Hall" w:date="2025-10-29T14:19:00Z" w16du:dateUtc="2025-10-29T18:19:00Z">
        <w:r w:rsidR="00877828">
          <w:t>f this approach is…</w:t>
        </w:r>
        <w:commentRangeEnd w:id="72"/>
        <w:r w:rsidR="00877828">
          <w:rPr>
            <w:rStyle w:val="CommentReference"/>
            <w:rFonts w:asciiTheme="minorHAnsi" w:eastAsiaTheme="minorHAnsi" w:hAnsiTheme="minorHAnsi" w:cstheme="minorBidi"/>
            <w:kern w:val="2"/>
            <w14:ligatures w14:val="standardContextual"/>
          </w:rPr>
          <w:commentReference w:id="72"/>
        </w:r>
      </w:ins>
    </w:p>
    <w:p w14:paraId="0A8092A7" w14:textId="1D4472CD" w:rsidR="004A4E9E" w:rsidRPr="00032308" w:rsidRDefault="00544704" w:rsidP="00532DAE">
      <w:pPr>
        <w:pStyle w:val="NormalWeb"/>
        <w:spacing w:before="0" w:beforeAutospacing="0" w:after="0" w:afterAutospacing="0" w:line="480" w:lineRule="auto"/>
        <w:ind w:firstLine="720"/>
      </w:pPr>
      <w:r>
        <w:t>Results reveal that</w:t>
      </w:r>
      <w:r w:rsidR="005F5BD6">
        <w:t xml:space="preserve"> a 10-percentage point increase</w:t>
      </w:r>
      <w:r>
        <w:t xml:space="preserve"> in </w:t>
      </w:r>
      <w:r w:rsidR="005649D5">
        <w:t>segregation</w:t>
      </w:r>
      <w:r w:rsidR="00ED41D5">
        <w:t xml:space="preserve"> </w:t>
      </w:r>
      <w:r w:rsidR="00EF4FCB" w:rsidRPr="00032308">
        <w:t>decrease</w:t>
      </w:r>
      <w:r w:rsidR="00E7176F" w:rsidRPr="00032308">
        <w:t>d</w:t>
      </w:r>
      <w:r w:rsidR="00EF4FCB" w:rsidRPr="00032308">
        <w:t xml:space="preserve"> Black longevity </w:t>
      </w:r>
      <w:r w:rsidR="005649D5" w:rsidRPr="00032308">
        <w:t>by</w:t>
      </w:r>
      <w:r w:rsidR="005649D5">
        <w:rPr>
          <w:rStyle w:val="Strong"/>
          <w:rFonts w:eastAsiaTheme="majorEastAsia"/>
          <w:b w:val="0"/>
          <w:bCs w:val="0"/>
        </w:rPr>
        <w:t xml:space="preserve"> </w:t>
      </w:r>
      <w:commentRangeStart w:id="74"/>
      <w:r w:rsidR="0043247B">
        <w:rPr>
          <w:rStyle w:val="Strong"/>
          <w:rFonts w:eastAsiaTheme="majorEastAsia"/>
          <w:b w:val="0"/>
          <w:bCs w:val="0"/>
        </w:rPr>
        <w:t>0</w:t>
      </w:r>
      <w:r w:rsidR="00913178">
        <w:rPr>
          <w:rStyle w:val="Strong"/>
          <w:rFonts w:eastAsiaTheme="majorEastAsia"/>
          <w:b w:val="0"/>
          <w:bCs w:val="0"/>
        </w:rPr>
        <w:t>.33</w:t>
      </w:r>
      <w:r w:rsidR="00FC2B11">
        <w:rPr>
          <w:rStyle w:val="Strong"/>
          <w:rFonts w:eastAsiaTheme="majorEastAsia"/>
          <w:b w:val="0"/>
          <w:bCs w:val="0"/>
        </w:rPr>
        <w:t xml:space="preserve"> </w:t>
      </w:r>
      <w:r w:rsidR="00913178">
        <w:rPr>
          <w:rStyle w:val="Strong"/>
          <w:rFonts w:eastAsiaTheme="majorEastAsia"/>
          <w:b w:val="0"/>
          <w:bCs w:val="0"/>
        </w:rPr>
        <w:t xml:space="preserve">years </w:t>
      </w:r>
      <w:r w:rsidR="00EF4FCB" w:rsidRPr="00032308">
        <w:t>and White longevity by</w:t>
      </w:r>
      <w:r w:rsidR="00A202D7">
        <w:t xml:space="preserve"> </w:t>
      </w:r>
      <w:r w:rsidR="0043247B">
        <w:t>0</w:t>
      </w:r>
      <w:r w:rsidR="00A202D7">
        <w:t>.09 years</w:t>
      </w:r>
      <w:commentRangeEnd w:id="74"/>
      <w:r w:rsidR="00877828">
        <w:rPr>
          <w:rStyle w:val="CommentReference"/>
          <w:rFonts w:asciiTheme="minorHAnsi" w:eastAsiaTheme="minorHAnsi" w:hAnsiTheme="minorHAnsi" w:cstheme="minorBidi"/>
          <w:kern w:val="2"/>
          <w14:ligatures w14:val="standardContextual"/>
        </w:rPr>
        <w:commentReference w:id="74"/>
      </w:r>
      <w:r w:rsidR="00EF4FCB" w:rsidRPr="00032308">
        <w:t xml:space="preserve">. </w:t>
      </w:r>
      <w:r w:rsidR="00F8236B">
        <w:t>For Whites, the effects of s</w:t>
      </w:r>
      <w:r w:rsidR="00ED41D5">
        <w:t>egregation</w:t>
      </w:r>
      <w:r w:rsidR="005649D5">
        <w:t xml:space="preserve"> </w:t>
      </w:r>
      <w:r w:rsidR="00F8236B">
        <w:t xml:space="preserve">are </w:t>
      </w:r>
      <w:r w:rsidR="005649D5">
        <w:t>particularly harmful</w:t>
      </w:r>
      <w:r w:rsidR="00ED41D5">
        <w:t xml:space="preserve"> for those </w:t>
      </w:r>
      <w:r w:rsidR="006B126D">
        <w:t>with lower education</w:t>
      </w:r>
      <w:del w:id="75" w:author="Matthew Hall" w:date="2025-10-29T14:19:00Z" w16du:dateUtc="2025-10-29T18:19:00Z">
        <w:r w:rsidR="006B126D" w:rsidDel="00877828">
          <w:delText xml:space="preserve">, </w:delText>
        </w:r>
      </w:del>
      <w:ins w:id="76" w:author="Matthew Hall" w:date="2025-10-29T14:19:00Z" w16du:dateUtc="2025-10-29T18:19:00Z">
        <w:r w:rsidR="00877828">
          <w:t xml:space="preserve">; </w:t>
        </w:r>
      </w:ins>
      <w:proofErr w:type="gramStart"/>
      <w:r w:rsidR="006B126D">
        <w:t>however</w:t>
      </w:r>
      <w:proofErr w:type="gramEnd"/>
      <w:r w:rsidR="006B126D">
        <w:t xml:space="preserve"> the highest</w:t>
      </w:r>
      <w:ins w:id="77" w:author="Matthew Hall" w:date="2025-10-29T14:19:00Z" w16du:dateUtc="2025-10-29T18:19:00Z">
        <w:r w:rsidR="00877828">
          <w:t>-</w:t>
        </w:r>
      </w:ins>
      <w:del w:id="78" w:author="Matthew Hall" w:date="2025-10-29T14:19:00Z" w16du:dateUtc="2025-10-29T18:19:00Z">
        <w:r w:rsidR="006B126D" w:rsidDel="00877828">
          <w:delText xml:space="preserve"> </w:delText>
        </w:r>
      </w:del>
      <w:r w:rsidR="006B126D">
        <w:t>educated</w:t>
      </w:r>
      <w:r w:rsidR="00527F9E">
        <w:t xml:space="preserve"> </w:t>
      </w:r>
      <w:r w:rsidR="00675C89" w:rsidRPr="00032308">
        <w:t>White</w:t>
      </w:r>
      <w:r w:rsidR="006B126D">
        <w:t xml:space="preserve"> American’s</w:t>
      </w:r>
      <w:r w:rsidR="00027CBA">
        <w:t xml:space="preserve"> </w:t>
      </w:r>
      <w:r w:rsidR="00E24305">
        <w:t xml:space="preserve">reap small longevity </w:t>
      </w:r>
      <w:r w:rsidR="00027CBA">
        <w:t>benefit</w:t>
      </w:r>
      <w:r w:rsidR="00E24305">
        <w:t>s</w:t>
      </w:r>
      <w:r w:rsidR="00027CBA">
        <w:t xml:space="preserve"> from segregation</w:t>
      </w:r>
      <w:r w:rsidR="00E24305">
        <w:t xml:space="preserve"> by</w:t>
      </w:r>
      <w:r w:rsidR="0017327E">
        <w:t xml:space="preserve"> 0</w:t>
      </w:r>
      <w:r w:rsidR="006B126D">
        <w:t>.</w:t>
      </w:r>
      <w:r w:rsidR="00027CBA">
        <w:t>05</w:t>
      </w:r>
      <w:r w:rsidR="006B126D">
        <w:t xml:space="preserve"> </w:t>
      </w:r>
      <w:r w:rsidR="00027CBA">
        <w:t>years</w:t>
      </w:r>
      <w:r w:rsidR="009B49C1" w:rsidRPr="00032308">
        <w:t xml:space="preserve">. </w:t>
      </w:r>
      <w:r w:rsidR="00841CE3">
        <w:t xml:space="preserve">These </w:t>
      </w:r>
      <w:r w:rsidR="003609DE">
        <w:t xml:space="preserve">findings contest </w:t>
      </w:r>
      <w:r w:rsidR="00A55B6E" w:rsidRPr="00032308">
        <w:t>zero-sum</w:t>
      </w:r>
      <w:r w:rsidR="00EF4FCB" w:rsidRPr="00032308">
        <w:t xml:space="preserve"> </w:t>
      </w:r>
      <w:r w:rsidR="00841CE3">
        <w:t>conceptions</w:t>
      </w:r>
      <w:r w:rsidR="00A620D4">
        <w:t xml:space="preserve"> </w:t>
      </w:r>
      <w:r w:rsidR="00BD3615">
        <w:t xml:space="preserve">of </w:t>
      </w:r>
      <w:r w:rsidR="00EF4FCB" w:rsidRPr="00032308">
        <w:t>Black-White</w:t>
      </w:r>
      <w:r w:rsidR="00EA35F9" w:rsidRPr="00032308">
        <w:t xml:space="preserve"> health</w:t>
      </w:r>
      <w:r w:rsidR="00EF4FCB" w:rsidRPr="00032308">
        <w:t xml:space="preserve"> </w:t>
      </w:r>
      <w:r w:rsidR="00BD3615">
        <w:t>inequality</w:t>
      </w:r>
      <w:r w:rsidR="00A620D4">
        <w:t xml:space="preserve"> </w:t>
      </w:r>
      <w:r w:rsidR="00BD3615">
        <w:t xml:space="preserve">and highlight the scope for processes of racial stratification to affect Whites </w:t>
      </w:r>
      <w:r w:rsidR="00377667">
        <w:t>by virtue of their</w:t>
      </w:r>
      <w:r w:rsidR="00DF24FB">
        <w:t xml:space="preserve"> class</w:t>
      </w:r>
      <w:r w:rsidR="00377667">
        <w:t xml:space="preserve"> position</w:t>
      </w:r>
      <w:r w:rsidR="00BD3615">
        <w:t xml:space="preserve">. </w:t>
      </w:r>
      <w:r w:rsidR="003609DE">
        <w:t>The</w:t>
      </w:r>
      <w:r w:rsidR="009552D0">
        <w:t xml:space="preserve">se results </w:t>
      </w:r>
      <w:r w:rsidR="005F302B">
        <w:t>s</w:t>
      </w:r>
      <w:r w:rsidR="00841CE3">
        <w:t xml:space="preserve">uggest that </w:t>
      </w:r>
      <w:r w:rsidR="00EA35F9" w:rsidRPr="00032308">
        <w:t>p</w:t>
      </w:r>
      <w:r w:rsidR="00EF4FCB" w:rsidRPr="00032308">
        <w:t xml:space="preserve">olicies promoting </w:t>
      </w:r>
      <w:r w:rsidR="00EA35F9" w:rsidRPr="00032308">
        <w:t xml:space="preserve">racial </w:t>
      </w:r>
      <w:r w:rsidR="00EF4FCB" w:rsidRPr="00032308">
        <w:t>integration</w:t>
      </w:r>
      <w:r w:rsidR="0008575F">
        <w:t xml:space="preserve"> have the potential to </w:t>
      </w:r>
      <w:commentRangeStart w:id="79"/>
      <w:del w:id="80" w:author="Matthew Hall" w:date="2025-10-29T14:20:00Z" w16du:dateUtc="2025-10-29T18:20:00Z">
        <w:r w:rsidR="00EF4FCB" w:rsidRPr="00032308" w:rsidDel="00877828">
          <w:delText xml:space="preserve">substantially </w:delText>
        </w:r>
      </w:del>
      <w:commentRangeEnd w:id="79"/>
      <w:r w:rsidR="00877828">
        <w:rPr>
          <w:rStyle w:val="CommentReference"/>
          <w:rFonts w:asciiTheme="minorHAnsi" w:eastAsiaTheme="minorHAnsi" w:hAnsiTheme="minorHAnsi" w:cstheme="minorBidi"/>
          <w:kern w:val="2"/>
          <w14:ligatures w14:val="standardContextual"/>
        </w:rPr>
        <w:commentReference w:id="79"/>
      </w:r>
      <w:r w:rsidR="00EF4FCB" w:rsidRPr="00032308">
        <w:t xml:space="preserve">improve </w:t>
      </w:r>
      <w:r w:rsidR="00CC26E8">
        <w:t xml:space="preserve">both </w:t>
      </w:r>
      <w:r w:rsidR="00EF4FCB" w:rsidRPr="00032308">
        <w:t xml:space="preserve">Black </w:t>
      </w:r>
      <w:r w:rsidR="00841CE3">
        <w:t>and</w:t>
      </w:r>
      <w:r w:rsidR="00EF4FCB" w:rsidRPr="00032308">
        <w:t xml:space="preserve"> White</w:t>
      </w:r>
      <w:r w:rsidR="00841CE3">
        <w:t xml:space="preserve"> outcomes, rather than reduce White advantage</w:t>
      </w:r>
      <w:r w:rsidR="00CC26E8">
        <w:t>.</w:t>
      </w:r>
      <w:r w:rsidR="00EF4FCB" w:rsidRPr="00032308">
        <w:t xml:space="preserve"> </w:t>
      </w:r>
    </w:p>
    <w:p w14:paraId="694DAB36" w14:textId="77777777" w:rsidR="00292F91" w:rsidRDefault="00EF4FCB" w:rsidP="00532DAE">
      <w:pPr>
        <w:pStyle w:val="NormalWeb"/>
        <w:spacing w:before="0" w:beforeAutospacing="0" w:after="0" w:afterAutospacing="0" w:line="480" w:lineRule="auto"/>
        <w:rPr>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Background}</w:t>
      </w:r>
    </w:p>
    <w:p w14:paraId="5941EDE6" w14:textId="45949A12" w:rsidR="00DF145C" w:rsidRPr="00032308" w:rsidRDefault="00EF4FCB" w:rsidP="00532DAE">
      <w:pPr>
        <w:pStyle w:val="NormalWeb"/>
        <w:spacing w:before="0" w:beforeAutospacing="0" w:after="0" w:afterAutospacing="0" w:line="480" w:lineRule="auto"/>
        <w:rPr>
          <w:rFonts w:eastAsiaTheme="majorEastAsia"/>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00292F91">
        <w:rPr>
          <w:rStyle w:val="raw-tex"/>
          <w:rFonts w:eastAsiaTheme="majorEastAsia"/>
          <w:b/>
          <w:bCs/>
        </w:rPr>
        <w:t xml:space="preserve">Historical </w:t>
      </w:r>
      <w:r w:rsidR="00DE146F">
        <w:rPr>
          <w:rStyle w:val="raw-tex"/>
          <w:rFonts w:eastAsiaTheme="majorEastAsia"/>
          <w:b/>
          <w:bCs/>
        </w:rPr>
        <w:t xml:space="preserve">Processes of </w:t>
      </w:r>
      <w:r w:rsidR="00AC7EBC">
        <w:rPr>
          <w:rStyle w:val="raw-tex"/>
          <w:rFonts w:eastAsiaTheme="majorEastAsia"/>
          <w:b/>
          <w:bCs/>
        </w:rPr>
        <w:t xml:space="preserve">Racial </w:t>
      </w:r>
      <w:r w:rsidR="00DE146F">
        <w:rPr>
          <w:rStyle w:val="raw-tex"/>
          <w:rFonts w:eastAsiaTheme="majorEastAsia"/>
          <w:b/>
          <w:bCs/>
        </w:rPr>
        <w:t xml:space="preserve">Stratification and </w:t>
      </w:r>
      <w:r w:rsidR="00292F91">
        <w:rPr>
          <w:rStyle w:val="raw-tex"/>
          <w:rFonts w:eastAsiaTheme="majorEastAsia"/>
          <w:b/>
          <w:bCs/>
        </w:rPr>
        <w:t xml:space="preserve">Zero-Sum Views About </w:t>
      </w:r>
      <w:r w:rsidR="004E4D50">
        <w:rPr>
          <w:rStyle w:val="raw-tex"/>
          <w:rFonts w:eastAsiaTheme="majorEastAsia"/>
          <w:b/>
          <w:bCs/>
        </w:rPr>
        <w:t xml:space="preserve">Racial </w:t>
      </w:r>
      <w:r w:rsidR="00292F91">
        <w:rPr>
          <w:rStyle w:val="raw-tex"/>
          <w:rFonts w:eastAsiaTheme="majorEastAsia"/>
          <w:b/>
          <w:bCs/>
        </w:rPr>
        <w:t>Inequality</w:t>
      </w:r>
      <w:r w:rsidRPr="00032308">
        <w:rPr>
          <w:rStyle w:val="raw-tex"/>
          <w:rFonts w:eastAsiaTheme="majorEastAsia"/>
          <w:b/>
          <w:bCs/>
        </w:rPr>
        <w:t>}</w:t>
      </w:r>
      <w:r w:rsidR="00DF145C" w:rsidRPr="00032308">
        <w:t xml:space="preserve"> </w:t>
      </w:r>
    </w:p>
    <w:p w14:paraId="12CF1510" w14:textId="7D1DC220" w:rsidR="00782BDF" w:rsidRPr="00032308" w:rsidRDefault="00AF254F" w:rsidP="00532DAE">
      <w:pPr>
        <w:pStyle w:val="NormalWeb"/>
        <w:spacing w:before="0" w:beforeAutospacing="0" w:after="0" w:afterAutospacing="0" w:line="480" w:lineRule="auto"/>
      </w:pPr>
      <w:r w:rsidRPr="00032308">
        <w:lastRenderedPageBreak/>
        <w:t xml:space="preserve">Although </w:t>
      </w:r>
      <w:r w:rsidR="000A16AF">
        <w:t xml:space="preserve">mechanisms of racial stratification such as </w:t>
      </w:r>
      <w:r w:rsidR="009A2FC1">
        <w:t xml:space="preserve">political </w:t>
      </w:r>
      <w:r w:rsidR="000A16AF">
        <w:t xml:space="preserve">disenfranchisement and </w:t>
      </w:r>
      <w:r w:rsidR="009A2FC1">
        <w:t xml:space="preserve">legal </w:t>
      </w:r>
      <w:r w:rsidR="000A16AF">
        <w:t xml:space="preserve">subjugation were targeted at </w:t>
      </w:r>
      <w:r w:rsidRPr="00032308">
        <w:t xml:space="preserve">Black Americans, </w:t>
      </w:r>
      <w:ins w:id="81" w:author="Matthew Hall" w:date="2025-10-29T14:22:00Z" w16du:dateUtc="2025-10-29T18:22:00Z">
        <w:r w:rsidR="00877828">
          <w:t xml:space="preserve">the </w:t>
        </w:r>
      </w:ins>
      <w:r w:rsidRPr="00032308">
        <w:t xml:space="preserve">historical record </w:t>
      </w:r>
      <w:del w:id="82" w:author="Matthew Hall" w:date="2025-10-29T14:22:00Z" w16du:dateUtc="2025-10-29T18:22:00Z">
        <w:r w:rsidRPr="00032308" w:rsidDel="00877828">
          <w:delText xml:space="preserve">indicates </w:delText>
        </w:r>
      </w:del>
      <w:ins w:id="83" w:author="Matthew Hall" w:date="2025-10-29T14:22:00Z" w16du:dateUtc="2025-10-29T18:22:00Z">
        <w:r w:rsidR="00877828">
          <w:t>shows</w:t>
        </w:r>
        <w:r w:rsidR="00877828" w:rsidRPr="00032308">
          <w:t xml:space="preserve"> </w:t>
        </w:r>
      </w:ins>
      <w:r w:rsidR="00175FED">
        <w:t xml:space="preserve">that </w:t>
      </w:r>
      <w:r w:rsidR="00AC7EBC">
        <w:t>S</w:t>
      </w:r>
      <w:r w:rsidR="005C0C01" w:rsidRPr="00032308">
        <w:t>lavery and Jim Crow</w:t>
      </w:r>
      <w:r w:rsidR="009A2FC1">
        <w:t xml:space="preserve"> laws</w:t>
      </w:r>
      <w:r w:rsidR="0023757D" w:rsidRPr="00032308">
        <w:t xml:space="preserve"> </w:t>
      </w:r>
      <w:r w:rsidR="00175FED">
        <w:t>had</w:t>
      </w:r>
      <w:r w:rsidR="005C0C01" w:rsidRPr="00032308">
        <w:t xml:space="preserve"> significant scope </w:t>
      </w:r>
      <w:r w:rsidR="00175FED">
        <w:t xml:space="preserve">to </w:t>
      </w:r>
      <w:del w:id="84" w:author="Matthew Hall" w:date="2025-10-29T14:22:00Z" w16du:dateUtc="2025-10-29T18:22:00Z">
        <w:r w:rsidR="00175FED" w:rsidDel="00877828">
          <w:delText xml:space="preserve">affect </w:delText>
        </w:r>
      </w:del>
      <w:ins w:id="85" w:author="Matthew Hall" w:date="2025-10-29T14:22:00Z" w16du:dateUtc="2025-10-29T18:22:00Z">
        <w:r w:rsidR="00877828">
          <w:t xml:space="preserve">harm </w:t>
        </w:r>
      </w:ins>
      <w:r w:rsidR="000A16AF">
        <w:t xml:space="preserve">poor </w:t>
      </w:r>
      <w:r w:rsidR="0023757D" w:rsidRPr="00032308">
        <w:t>White</w:t>
      </w:r>
      <w:r w:rsidR="000046BA">
        <w:t>s</w:t>
      </w:r>
      <w:r w:rsidR="00175FED">
        <w:t xml:space="preserve"> as well</w:t>
      </w:r>
      <w:r w:rsidR="000046BA">
        <w:t xml:space="preserve">. </w:t>
      </w:r>
      <w:r w:rsidR="00DA0A60" w:rsidRPr="00032308">
        <w:t>As early as the</w:t>
      </w:r>
      <w:r w:rsidR="00F627BA" w:rsidRPr="00032308">
        <w:t xml:space="preserve"> 1850s</w:t>
      </w:r>
      <w:r w:rsidR="00DA0A60" w:rsidRPr="00032308">
        <w:t>, obse</w:t>
      </w:r>
      <w:r w:rsidR="00F627BA" w:rsidRPr="00032308">
        <w:t>rvers</w:t>
      </w:r>
      <w:r w:rsidR="00CA3546" w:rsidRPr="00032308">
        <w:t xml:space="preserve"> </w:t>
      </w:r>
      <w:r w:rsidR="00D3200F" w:rsidRPr="00032308">
        <w:t>of</w:t>
      </w:r>
      <w:r w:rsidR="00F627BA" w:rsidRPr="00032308">
        <w:t xml:space="preserve"> chattel slavery in the Antebellum South recognized t</w:t>
      </w:r>
      <w:r w:rsidR="0023757D" w:rsidRPr="00032308">
        <w:t>hat</w:t>
      </w:r>
      <w:r w:rsidR="00F627BA" w:rsidRPr="00032308">
        <w:t xml:space="preserve"> </w:t>
      </w:r>
      <w:del w:id="86" w:author="Matthew Hall" w:date="2025-10-29T14:23:00Z" w16du:dateUtc="2025-10-29T18:23:00Z">
        <w:r w:rsidR="00AC7EBC" w:rsidDel="00877828">
          <w:delText xml:space="preserve">processes of </w:delText>
        </w:r>
      </w:del>
      <w:r w:rsidR="00F627BA" w:rsidRPr="00032308">
        <w:t>systemic racial inequalit</w:t>
      </w:r>
      <w:r w:rsidR="005F30EE" w:rsidRPr="00032308">
        <w:t xml:space="preserve">y </w:t>
      </w:r>
      <w:r w:rsidR="009A2FC1">
        <w:t xml:space="preserve">had profound impacts that </w:t>
      </w:r>
      <w:r w:rsidR="0023757D" w:rsidRPr="00032308">
        <w:t xml:space="preserve">were not confined </w:t>
      </w:r>
      <w:r w:rsidR="00A80A83">
        <w:t xml:space="preserve">exclusively </w:t>
      </w:r>
      <w:r w:rsidR="0023757D" w:rsidRPr="00032308">
        <w:t xml:space="preserve">to </w:t>
      </w:r>
      <w:r w:rsidR="00175FED">
        <w:t>Black Americans</w:t>
      </w:r>
      <w:r w:rsidR="000A16AF">
        <w:t>.</w:t>
      </w:r>
      <w:r w:rsidR="00F627BA" w:rsidRPr="00032308">
        <w:t xml:space="preserve"> In </w:t>
      </w:r>
      <w:r w:rsidR="00F627BA" w:rsidRPr="00032308">
        <w:rPr>
          <w:i/>
          <w:iCs/>
        </w:rPr>
        <w:t xml:space="preserve">The Impending Crisis in the South: How </w:t>
      </w:r>
      <w:r w:rsidR="00A800E6" w:rsidRPr="00032308">
        <w:rPr>
          <w:i/>
          <w:iCs/>
        </w:rPr>
        <w:t>to</w:t>
      </w:r>
      <w:r w:rsidR="00F627BA" w:rsidRPr="00032308">
        <w:rPr>
          <w:i/>
          <w:iCs/>
        </w:rPr>
        <w:t xml:space="preserve"> Meet It</w:t>
      </w:r>
      <w:r w:rsidR="00A800E6" w:rsidRPr="00032308">
        <w:t xml:space="preserve"> (1857),</w:t>
      </w:r>
      <w:r w:rsidR="00F627BA" w:rsidRPr="00032308">
        <w:t xml:space="preserve"> Hinton </w:t>
      </w:r>
      <w:r w:rsidR="00A330C5" w:rsidRPr="00032308">
        <w:t xml:space="preserve">Rowan </w:t>
      </w:r>
      <w:r w:rsidR="00F627BA" w:rsidRPr="00032308">
        <w:t>Helper</w:t>
      </w:r>
      <w:r w:rsidR="0023757D" w:rsidRPr="00032308">
        <w:t xml:space="preserve"> </w:t>
      </w:r>
      <w:r w:rsidR="00A800E6" w:rsidRPr="00032308">
        <w:t>outline</w:t>
      </w:r>
      <w:r w:rsidR="00A330C5" w:rsidRPr="00032308">
        <w:t>d</w:t>
      </w:r>
      <w:r w:rsidR="00A800E6" w:rsidRPr="00032308">
        <w:t xml:space="preserve"> a</w:t>
      </w:r>
      <w:r w:rsidR="00F95D2E">
        <w:t xml:space="preserve">n argument for the abolition </w:t>
      </w:r>
      <w:r w:rsidR="00A330C5" w:rsidRPr="00032308">
        <w:t>of slavery</w:t>
      </w:r>
      <w:r w:rsidR="000A16AF">
        <w:t xml:space="preserve">, </w:t>
      </w:r>
      <w:ins w:id="87" w:author="Matthew Hall" w:date="2025-10-29T14:23:00Z" w16du:dateUtc="2025-10-29T18:23:00Z">
        <w:r w:rsidR="00877828">
          <w:t xml:space="preserve">in part </w:t>
        </w:r>
      </w:ins>
      <w:r w:rsidR="000A16AF">
        <w:t xml:space="preserve">because of </w:t>
      </w:r>
      <w:r w:rsidR="007964ED">
        <w:t xml:space="preserve">its </w:t>
      </w:r>
      <w:r w:rsidR="00A800E6" w:rsidRPr="00032308">
        <w:t xml:space="preserve">economic inefficiencies and disenfranchisement of poor, non-slaveholding Whites. Helper </w:t>
      </w:r>
      <w:r w:rsidR="0023757D" w:rsidRPr="00032308">
        <w:t>demonstrated that</w:t>
      </w:r>
      <w:r w:rsidR="00A800E6" w:rsidRPr="00032308">
        <w:t xml:space="preserve"> free, Northern states had surpassed the </w:t>
      </w:r>
      <w:r w:rsidR="00CA3546" w:rsidRPr="00032308">
        <w:t>S</w:t>
      </w:r>
      <w:r w:rsidR="00A800E6" w:rsidRPr="00032308">
        <w:t>outh</w:t>
      </w:r>
      <w:r w:rsidR="00A330C5" w:rsidRPr="00032308">
        <w:t xml:space="preserve"> in </w:t>
      </w:r>
      <w:r w:rsidR="00A800E6" w:rsidRPr="00032308">
        <w:t>trade</w:t>
      </w:r>
      <w:r w:rsidR="007964ED">
        <w:t xml:space="preserve">, production, </w:t>
      </w:r>
      <w:r w:rsidR="00A330C5" w:rsidRPr="00032308">
        <w:t xml:space="preserve">and </w:t>
      </w:r>
      <w:r w:rsidR="00A800E6" w:rsidRPr="00032308">
        <w:t>economic diversity</w:t>
      </w:r>
      <w:r w:rsidR="00CA3546" w:rsidRPr="00032308">
        <w:t xml:space="preserve"> [@helper1857: 26]</w:t>
      </w:r>
      <w:r w:rsidR="00BF49E4" w:rsidRPr="00032308">
        <w:t xml:space="preserve">. Though </w:t>
      </w:r>
      <w:r w:rsidR="00DE537C" w:rsidRPr="00032308">
        <w:t xml:space="preserve">slavery explicitly benefitted elite, White Southerners, </w:t>
      </w:r>
      <w:r w:rsidR="00483D65">
        <w:t>these advantages did not necessarily cascade down to</w:t>
      </w:r>
      <w:r w:rsidR="00192282">
        <w:t xml:space="preserve"> poor</w:t>
      </w:r>
      <w:r w:rsidR="00483D65">
        <w:t xml:space="preserve"> Whites</w:t>
      </w:r>
      <w:r w:rsidR="00192282">
        <w:t xml:space="preserve"> in the same way that Northern economic prosperity did</w:t>
      </w:r>
      <w:r w:rsidR="00483D65">
        <w:t xml:space="preserve">. Rather, </w:t>
      </w:r>
      <w:r w:rsidR="00192282">
        <w:t>Slavery</w:t>
      </w:r>
      <w:r w:rsidR="00DE537C" w:rsidRPr="00032308">
        <w:t xml:space="preserve"> </w:t>
      </w:r>
      <w:r w:rsidR="00CA3546" w:rsidRPr="00032308">
        <w:t xml:space="preserve">resulted in widespread </w:t>
      </w:r>
      <w:r w:rsidR="00DE537C" w:rsidRPr="00032308">
        <w:t>joblessness, economic insecurity, poverty</w:t>
      </w:r>
      <w:r w:rsidR="00DD5593" w:rsidRPr="00032308">
        <w:t>, and illiteracy [@ash1991]</w:t>
      </w:r>
      <w:r w:rsidR="00DE537C" w:rsidRPr="00032308">
        <w:t xml:space="preserve"> among </w:t>
      </w:r>
      <w:ins w:id="88" w:author="Matthew Hall" w:date="2025-10-29T14:24:00Z" w16du:dateUtc="2025-10-29T18:24:00Z">
        <w:r w:rsidR="00877828">
          <w:t xml:space="preserve">Black Americans, as well as </w:t>
        </w:r>
      </w:ins>
      <w:r w:rsidR="00DE537C" w:rsidRPr="00032308">
        <w:t xml:space="preserve">poor </w:t>
      </w:r>
      <w:r w:rsidR="00BF49E4" w:rsidRPr="00032308">
        <w:t>W</w:t>
      </w:r>
      <w:r w:rsidR="00DE537C" w:rsidRPr="00032308">
        <w:t>hites [@helper1857: 377]</w:t>
      </w:r>
      <w:r w:rsidR="00483D65">
        <w:rPr>
          <w:rStyle w:val="FootnoteReference"/>
        </w:rPr>
        <w:footnoteReference w:id="2"/>
      </w:r>
      <w:r w:rsidR="00DE537C" w:rsidRPr="00032308">
        <w:t>.</w:t>
      </w:r>
      <w:r w:rsidR="009E4FFE" w:rsidRPr="00032308">
        <w:t xml:space="preserve"> </w:t>
      </w:r>
      <w:r w:rsidR="004F6CC0" w:rsidRPr="00032308">
        <w:t xml:space="preserve">The </w:t>
      </w:r>
      <w:del w:id="89" w:author="Matthew Hall" w:date="2025-10-29T14:24:00Z" w16du:dateUtc="2025-10-29T18:24:00Z">
        <w:r w:rsidR="004F6CC0" w:rsidRPr="00032308" w:rsidDel="00877828">
          <w:delText xml:space="preserve">increased </w:delText>
        </w:r>
      </w:del>
      <w:r w:rsidR="004F6CC0" w:rsidRPr="00032308">
        <w:t>scarcity of jobs and resources also reduced Whites’ ability to secure competitive wages in the labor market [@helper 1857: 380]</w:t>
      </w:r>
      <w:r w:rsidR="00192282">
        <w:t xml:space="preserve"> and played a part in wage depression more generally</w:t>
      </w:r>
      <w:r w:rsidR="004F6CC0" w:rsidRPr="00032308">
        <w:t xml:space="preserve">. </w:t>
      </w:r>
    </w:p>
    <w:p w14:paraId="51C758BC" w14:textId="26491414" w:rsidR="006847B2" w:rsidRDefault="00471FE5" w:rsidP="00192282">
      <w:pPr>
        <w:pStyle w:val="NormalWeb"/>
        <w:spacing w:before="0" w:beforeAutospacing="0" w:after="0" w:afterAutospacing="0" w:line="480" w:lineRule="auto"/>
        <w:ind w:firstLine="720"/>
      </w:pPr>
      <w:del w:id="90" w:author="Matthew Hall" w:date="2025-10-29T14:24:00Z" w16du:dateUtc="2025-10-29T18:24:00Z">
        <w:r w:rsidRPr="00032308" w:rsidDel="00877828">
          <w:delText xml:space="preserve">After </w:delText>
        </w:r>
      </w:del>
      <w:ins w:id="91" w:author="Matthew Hall" w:date="2025-10-29T14:24:00Z" w16du:dateUtc="2025-10-29T18:24:00Z">
        <w:r w:rsidR="00877828">
          <w:t>Following</w:t>
        </w:r>
        <w:r w:rsidR="00877828" w:rsidRPr="00032308">
          <w:t xml:space="preserve"> </w:t>
        </w:r>
      </w:ins>
      <w:r w:rsidRPr="00032308">
        <w:t>the abolition of slavery</w:t>
      </w:r>
      <w:r w:rsidR="00782BDF" w:rsidRPr="00032308">
        <w:t xml:space="preserve">, </w:t>
      </w:r>
      <w:r w:rsidR="00A31C19">
        <w:t>efforts to undermine the economic and political incorporation of free Black Americans</w:t>
      </w:r>
      <w:r w:rsidR="003037F8">
        <w:t xml:space="preserve">, </w:t>
      </w:r>
      <w:r w:rsidR="00013075">
        <w:t>in the form of Jim Crow laws</w:t>
      </w:r>
      <w:r w:rsidR="003037F8">
        <w:t xml:space="preserve">, </w:t>
      </w:r>
      <w:r w:rsidR="00A31C19">
        <w:t xml:space="preserve">had similar implications for </w:t>
      </w:r>
      <w:r w:rsidRPr="00032308">
        <w:t xml:space="preserve">working class </w:t>
      </w:r>
      <w:r w:rsidR="00194236" w:rsidRPr="00032308">
        <w:t>Whites</w:t>
      </w:r>
      <w:del w:id="92" w:author="Matthew Hall" w:date="2025-10-29T14:25:00Z" w16du:dateUtc="2025-10-29T18:25:00Z">
        <w:r w:rsidR="00004B5D" w:rsidDel="00877828">
          <w:delText xml:space="preserve"> as did the consequences of </w:delText>
        </w:r>
        <w:r w:rsidR="00192282" w:rsidDel="00877828">
          <w:delText>S</w:delText>
        </w:r>
        <w:r w:rsidR="00004B5D" w:rsidDel="00877828">
          <w:delText>lavery</w:delText>
        </w:r>
      </w:del>
      <w:r w:rsidR="00194236" w:rsidRPr="00032308">
        <w:t>.</w:t>
      </w:r>
      <w:r w:rsidR="002B351C" w:rsidRPr="00032308">
        <w:t xml:space="preserve"> Although</w:t>
      </w:r>
      <w:r w:rsidR="00194236" w:rsidRPr="00032308">
        <w:t xml:space="preserve"> it is well understood that Jim Crow laws</w:t>
      </w:r>
      <w:r w:rsidR="0014454C">
        <w:t xml:space="preserve"> ensured</w:t>
      </w:r>
      <w:r w:rsidR="00194236" w:rsidRPr="00032308">
        <w:t xml:space="preserve"> legal</w:t>
      </w:r>
      <w:r w:rsidRPr="00032308">
        <w:t xml:space="preserve"> </w:t>
      </w:r>
      <w:r w:rsidR="000713D1">
        <w:t xml:space="preserve">residential </w:t>
      </w:r>
      <w:r w:rsidR="00194236" w:rsidRPr="00032308">
        <w:t>segregat</w:t>
      </w:r>
      <w:r w:rsidR="00F74319" w:rsidRPr="00032308">
        <w:t>ion</w:t>
      </w:r>
      <w:r w:rsidR="00101396" w:rsidRPr="00032308">
        <w:t xml:space="preserve">, </w:t>
      </w:r>
      <w:r w:rsidR="00A63A09" w:rsidRPr="00032308">
        <w:t>political disenfranchi</w:t>
      </w:r>
      <w:r w:rsidR="00F74319" w:rsidRPr="00032308">
        <w:t xml:space="preserve">sement, </w:t>
      </w:r>
      <w:r w:rsidR="00101396" w:rsidRPr="00032308">
        <w:t xml:space="preserve">and </w:t>
      </w:r>
      <w:r w:rsidR="002B351C" w:rsidRPr="00032308">
        <w:t xml:space="preserve">the </w:t>
      </w:r>
      <w:r w:rsidR="00F74319" w:rsidRPr="00032308">
        <w:t>policing</w:t>
      </w:r>
      <w:r w:rsidR="00101396" w:rsidRPr="00032308">
        <w:t xml:space="preserve"> </w:t>
      </w:r>
      <w:r w:rsidR="002B351C" w:rsidRPr="00032308">
        <w:t xml:space="preserve">of </w:t>
      </w:r>
      <w:r w:rsidR="00F74319" w:rsidRPr="00032308">
        <w:t xml:space="preserve">the everyday lives of </w:t>
      </w:r>
      <w:r w:rsidR="00101396" w:rsidRPr="00032308">
        <w:t xml:space="preserve">Black </w:t>
      </w:r>
      <w:r w:rsidR="00F74319" w:rsidRPr="00032308">
        <w:t>Southerners</w:t>
      </w:r>
      <w:r w:rsidR="00C01033" w:rsidRPr="00032308">
        <w:t xml:space="preserve">, </w:t>
      </w:r>
      <w:r w:rsidR="00F74319" w:rsidRPr="00032308">
        <w:t>the</w:t>
      </w:r>
      <w:r w:rsidR="0014454C">
        <w:t xml:space="preserve"> methods employed to achieve these goals </w:t>
      </w:r>
      <w:r w:rsidR="00194236" w:rsidRPr="00032308">
        <w:t xml:space="preserve">also </w:t>
      </w:r>
      <w:r w:rsidR="00212381" w:rsidRPr="00032308">
        <w:t xml:space="preserve">implicated </w:t>
      </w:r>
      <w:r w:rsidR="00194236" w:rsidRPr="00032308">
        <w:t>many poor White Americans [@perman2001:</w:t>
      </w:r>
      <w:r w:rsidR="000B6118" w:rsidRPr="00032308">
        <w:t>2;</w:t>
      </w:r>
      <w:r w:rsidR="006C0F3D" w:rsidRPr="00032308">
        <w:t xml:space="preserve"> @vallely</w:t>
      </w:r>
      <w:r w:rsidR="000B6118" w:rsidRPr="00032308">
        <w:t>2009:</w:t>
      </w:r>
      <w:r w:rsidR="006C0F3D" w:rsidRPr="00032308">
        <w:t xml:space="preserve"> 134</w:t>
      </w:r>
      <w:r w:rsidR="00194236" w:rsidRPr="00032308">
        <w:t>].</w:t>
      </w:r>
      <w:r w:rsidR="000266D8" w:rsidRPr="00032308">
        <w:t xml:space="preserve"> Despite a contemporary </w:t>
      </w:r>
      <w:r w:rsidR="00194236" w:rsidRPr="00032308">
        <w:t>underst</w:t>
      </w:r>
      <w:r w:rsidR="000266D8" w:rsidRPr="00032308">
        <w:t xml:space="preserve">anding </w:t>
      </w:r>
      <w:r w:rsidR="00194236" w:rsidRPr="00032308">
        <w:t xml:space="preserve">that </w:t>
      </w:r>
      <w:r w:rsidR="00CC0D6C">
        <w:t xml:space="preserve">the </w:t>
      </w:r>
      <w:r w:rsidR="003037F8">
        <w:t xml:space="preserve">goal of </w:t>
      </w:r>
      <w:r w:rsidR="00194236" w:rsidRPr="00032308">
        <w:t xml:space="preserve">Jim Crow laws </w:t>
      </w:r>
      <w:r w:rsidR="008217FC">
        <w:t>was</w:t>
      </w:r>
      <w:r w:rsidR="00080E50">
        <w:t xml:space="preserve"> </w:t>
      </w:r>
      <w:r w:rsidR="00194236" w:rsidRPr="00032308">
        <w:t>to</w:t>
      </w:r>
      <w:r w:rsidR="003037F8">
        <w:t xml:space="preserve"> </w:t>
      </w:r>
      <w:r w:rsidR="00080E50">
        <w:t xml:space="preserve">ensure </w:t>
      </w:r>
      <w:r w:rsidR="00194236" w:rsidRPr="00032308">
        <w:t>White supremacy</w:t>
      </w:r>
      <w:r w:rsidR="000266D8" w:rsidRPr="00032308">
        <w:t>,</w:t>
      </w:r>
      <w:r w:rsidR="00194236" w:rsidRPr="00032308">
        <w:t xml:space="preserve"> historical evidence </w:t>
      </w:r>
      <w:r w:rsidR="00E8535F" w:rsidRPr="00032308">
        <w:t>questions</w:t>
      </w:r>
      <w:r w:rsidR="00194236" w:rsidRPr="00032308">
        <w:t xml:space="preserve"> </w:t>
      </w:r>
      <w:r w:rsidR="00710208">
        <w:t>th</w:t>
      </w:r>
      <w:r w:rsidR="003037F8">
        <w:t xml:space="preserve">is </w:t>
      </w:r>
      <w:r w:rsidR="003037F8">
        <w:lastRenderedPageBreak/>
        <w:t xml:space="preserve">interpretation </w:t>
      </w:r>
      <w:r w:rsidR="0004371D" w:rsidRPr="00032308">
        <w:t>[@perman2001:6]</w:t>
      </w:r>
      <w:r w:rsidR="00194236" w:rsidRPr="00032308">
        <w:t>. Jim Crow laws</w:t>
      </w:r>
      <w:r w:rsidR="00F24BD4" w:rsidRPr="00032308">
        <w:t xml:space="preserve"> represented efforts by </w:t>
      </w:r>
      <w:r w:rsidR="0004371D" w:rsidRPr="00032308">
        <w:t xml:space="preserve">elite Whites to </w:t>
      </w:r>
      <w:r w:rsidR="00194236" w:rsidRPr="00032308">
        <w:t xml:space="preserve">consolidate political power </w:t>
      </w:r>
      <w:r w:rsidR="001F0F8C" w:rsidRPr="00032308">
        <w:t xml:space="preserve">through voting rights </w:t>
      </w:r>
      <w:r w:rsidR="000266D8" w:rsidRPr="00032308">
        <w:t>restrictions</w:t>
      </w:r>
      <w:r w:rsidR="001F0F8C" w:rsidRPr="00032308">
        <w:t>, such as poll taxes</w:t>
      </w:r>
      <w:r w:rsidR="00364786" w:rsidRPr="00032308">
        <w:t>,</w:t>
      </w:r>
      <w:r w:rsidR="00DC6542" w:rsidRPr="00032308">
        <w:t xml:space="preserve"> literacy tests, and arbitrary </w:t>
      </w:r>
      <w:r w:rsidR="000266D8" w:rsidRPr="00032308">
        <w:t xml:space="preserve">ballot procedures </w:t>
      </w:r>
      <w:r w:rsidR="001F0F8C" w:rsidRPr="00032308">
        <w:t>[@perman2001]</w:t>
      </w:r>
      <w:r w:rsidR="00073B79" w:rsidRPr="00032308">
        <w:t xml:space="preserve">. </w:t>
      </w:r>
      <w:r w:rsidR="001E08CC">
        <w:t xml:space="preserve">Practically, </w:t>
      </w:r>
      <w:ins w:id="93" w:author="Matthew Hall" w:date="2025-10-29T14:25:00Z" w16du:dateUtc="2025-10-29T18:25:00Z">
        <w:r w:rsidR="00877828">
          <w:t>t</w:t>
        </w:r>
      </w:ins>
      <w:del w:id="94" w:author="Matthew Hall" w:date="2025-10-29T14:25:00Z" w16du:dateUtc="2025-10-29T18:25:00Z">
        <w:r w:rsidR="001E08CC" w:rsidDel="00877828">
          <w:delText>h</w:delText>
        </w:r>
      </w:del>
      <w:r w:rsidR="00073B79" w:rsidRPr="00032308">
        <w:t>h</w:t>
      </w:r>
      <w:r w:rsidR="000266D8" w:rsidRPr="00032308">
        <w:t>ese restrictions</w:t>
      </w:r>
      <w:r w:rsidR="00073B79" w:rsidRPr="00032308">
        <w:t xml:space="preserve"> directly exclude</w:t>
      </w:r>
      <w:r w:rsidR="000266D8" w:rsidRPr="00032308">
        <w:t xml:space="preserve">d </w:t>
      </w:r>
      <w:r w:rsidR="00073B79" w:rsidRPr="00032308">
        <w:t>Black and poor White populations from political participatio</w:t>
      </w:r>
      <w:r w:rsidR="001E08CC">
        <w:t xml:space="preserve">n, serving to </w:t>
      </w:r>
      <w:r w:rsidR="004134CE" w:rsidRPr="00032308">
        <w:t>fracture</w:t>
      </w:r>
      <w:r w:rsidR="001E08CC">
        <w:t xml:space="preserve"> </w:t>
      </w:r>
      <w:r w:rsidR="00CF1F34" w:rsidRPr="00032308">
        <w:t xml:space="preserve">potential </w:t>
      </w:r>
      <w:r w:rsidR="0004371D" w:rsidRPr="00032308">
        <w:t>multiracial political coalitions [@perman2001:2].</w:t>
      </w:r>
      <w:r w:rsidR="00364786" w:rsidRPr="00032308">
        <w:t xml:space="preserve"> </w:t>
      </w:r>
    </w:p>
    <w:p w14:paraId="11A49BAA" w14:textId="1F99F383" w:rsidR="008B4639" w:rsidRPr="00032308" w:rsidRDefault="00073B79" w:rsidP="00987425">
      <w:pPr>
        <w:pStyle w:val="NormalWeb"/>
        <w:spacing w:before="0" w:beforeAutospacing="0" w:after="0" w:afterAutospacing="0" w:line="480" w:lineRule="auto"/>
        <w:ind w:firstLine="720"/>
      </w:pPr>
      <w:r w:rsidRPr="00032308">
        <w:t xml:space="preserve">An illustrative example of these bi-racial impacts </w:t>
      </w:r>
      <w:r w:rsidR="00987425">
        <w:t>is evident</w:t>
      </w:r>
      <w:r w:rsidR="007A121C" w:rsidRPr="00032308">
        <w:t xml:space="preserve"> in late 1</w:t>
      </w:r>
      <w:r w:rsidR="00796810">
        <w:t>9</w:t>
      </w:r>
      <w:r w:rsidR="007A121C" w:rsidRPr="00032308">
        <w:rPr>
          <w:vertAlign w:val="superscript"/>
        </w:rPr>
        <w:t>th</w:t>
      </w:r>
      <w:r w:rsidR="007A121C" w:rsidRPr="00032308">
        <w:t xml:space="preserve"> Century voting laws</w:t>
      </w:r>
      <w:r w:rsidR="00987425">
        <w:t xml:space="preserve"> </w:t>
      </w:r>
      <w:r w:rsidR="007A121C" w:rsidRPr="00032308">
        <w:t xml:space="preserve">that sought to target </w:t>
      </w:r>
      <w:r w:rsidR="008B4639" w:rsidRPr="00032308">
        <w:t>Black voters,</w:t>
      </w:r>
      <w:r w:rsidR="00637599" w:rsidRPr="00032308">
        <w:t xml:space="preserve"> </w:t>
      </w:r>
      <w:r w:rsidR="007A121C" w:rsidRPr="00032308">
        <w:t>but</w:t>
      </w:r>
      <w:r w:rsidR="00637599" w:rsidRPr="00032308">
        <w:t xml:space="preserve"> in practice</w:t>
      </w:r>
      <w:r w:rsidR="007A121C" w:rsidRPr="00032308">
        <w:t xml:space="preserve"> also suppress</w:t>
      </w:r>
      <w:r w:rsidR="00987425">
        <w:t xml:space="preserve">ed </w:t>
      </w:r>
      <w:r w:rsidR="007A121C" w:rsidRPr="00032308">
        <w:t>poor White votes</w:t>
      </w:r>
      <w:r w:rsidR="00637599" w:rsidRPr="00032308">
        <w:t>.</w:t>
      </w:r>
      <w:r w:rsidR="001C6774" w:rsidRPr="00032308">
        <w:rPr>
          <w:rStyle w:val="FootnoteReference"/>
        </w:rPr>
        <w:footnoteReference w:id="3"/>
      </w:r>
      <w:r w:rsidR="00637599" w:rsidRPr="00032308">
        <w:t xml:space="preserve"> </w:t>
      </w:r>
      <w:r w:rsidR="00DD291D">
        <w:t>For example, t</w:t>
      </w:r>
      <w:r w:rsidR="004C74D2" w:rsidRPr="00032308">
        <w:t xml:space="preserve">he Dortch </w:t>
      </w:r>
      <w:r w:rsidR="00B971E7" w:rsidRPr="00032308">
        <w:t>Bill</w:t>
      </w:r>
      <w:r w:rsidR="00B971E7" w:rsidRPr="00032308">
        <w:rPr>
          <w:rStyle w:val="FootnoteReference"/>
        </w:rPr>
        <w:footnoteReference w:id="4"/>
      </w:r>
      <w:r w:rsidR="00DD291D">
        <w:t xml:space="preserve"> </w:t>
      </w:r>
      <w:r w:rsidR="0065291F">
        <w:t xml:space="preserve">of </w:t>
      </w:r>
      <w:r w:rsidR="00DD291D">
        <w:t xml:space="preserve">1889, a set of voting </w:t>
      </w:r>
      <w:r w:rsidR="009B16B4">
        <w:t>restrictions</w:t>
      </w:r>
      <w:r w:rsidR="00DD291D">
        <w:t xml:space="preserve"> in Tennessee, </w:t>
      </w:r>
      <w:r w:rsidR="0068526D" w:rsidRPr="00032308">
        <w:t xml:space="preserve">implemented secret ballots in cities with large </w:t>
      </w:r>
      <w:r w:rsidR="00817C5A">
        <w:t>Blacks</w:t>
      </w:r>
      <w:r w:rsidR="0068526D" w:rsidRPr="00032308">
        <w:t xml:space="preserve"> populations and </w:t>
      </w:r>
      <w:r w:rsidR="004C74D2" w:rsidRPr="00032308">
        <w:t xml:space="preserve">banned </w:t>
      </w:r>
      <w:r w:rsidR="0068526D" w:rsidRPr="00032308">
        <w:t xml:space="preserve">assistance </w:t>
      </w:r>
      <w:r w:rsidR="004C74D2" w:rsidRPr="00032308">
        <w:t xml:space="preserve">at voting booths </w:t>
      </w:r>
      <w:r w:rsidR="0068526D" w:rsidRPr="00032308">
        <w:t>for illiterate voters [@</w:t>
      </w:r>
      <w:r w:rsidR="00DC6542" w:rsidRPr="00032308">
        <w:t>turney1891].</w:t>
      </w:r>
      <w:r w:rsidR="008B4639" w:rsidRPr="00032308">
        <w:t xml:space="preserve"> The</w:t>
      </w:r>
      <w:r w:rsidR="00B971E7" w:rsidRPr="00032308">
        <w:t>se measures restricted both</w:t>
      </w:r>
      <w:r w:rsidR="004C74D2" w:rsidRPr="00032308">
        <w:t xml:space="preserve"> illiterate Black voters</w:t>
      </w:r>
      <w:r w:rsidR="00B971E7" w:rsidRPr="00032308">
        <w:t xml:space="preserve"> and, unintentionally,</w:t>
      </w:r>
      <w:r w:rsidR="004C74D2" w:rsidRPr="00032308">
        <w:t xml:space="preserve"> large populations</w:t>
      </w:r>
      <w:r w:rsidR="006847B2">
        <w:t xml:space="preserve"> of</w:t>
      </w:r>
      <w:r w:rsidR="004C74D2" w:rsidRPr="00032308">
        <w:t xml:space="preserve"> illiterate</w:t>
      </w:r>
      <w:r w:rsidR="00B971E7" w:rsidRPr="00032308">
        <w:t xml:space="preserve"> Whites</w:t>
      </w:r>
      <w:r w:rsidR="009F25C9">
        <w:t xml:space="preserve">. This ultimately </w:t>
      </w:r>
      <w:r w:rsidR="006F0D11">
        <w:t xml:space="preserve">led </w:t>
      </w:r>
      <w:r w:rsidR="00B971E7" w:rsidRPr="00032308">
        <w:t>to</w:t>
      </w:r>
      <w:r w:rsidR="00AB26DF" w:rsidRPr="00032308">
        <w:t xml:space="preserve"> significant reductions in</w:t>
      </w:r>
      <w:r w:rsidR="000B6118" w:rsidRPr="00032308">
        <w:t xml:space="preserve"> votes for </w:t>
      </w:r>
      <w:r w:rsidR="009F25C9">
        <w:t xml:space="preserve">both </w:t>
      </w:r>
      <w:r w:rsidR="000B6118" w:rsidRPr="00032308">
        <w:t xml:space="preserve">Democrats and </w:t>
      </w:r>
      <w:r w:rsidR="004C74D2" w:rsidRPr="00032308">
        <w:t>R</w:t>
      </w:r>
      <w:r w:rsidR="000B6118" w:rsidRPr="00032308">
        <w:t>epublican</w:t>
      </w:r>
      <w:r w:rsidR="001C6774" w:rsidRPr="00032308">
        <w:t xml:space="preserve"> </w:t>
      </w:r>
      <w:r w:rsidR="009F25C9">
        <w:t xml:space="preserve">candidates in the South </w:t>
      </w:r>
      <w:r w:rsidR="001C6774" w:rsidRPr="00032308">
        <w:t>[@perman2001: 54</w:t>
      </w:r>
      <w:r w:rsidR="000B6118" w:rsidRPr="00032308">
        <w:t>,59</w:t>
      </w:r>
      <w:r w:rsidR="001C6774" w:rsidRPr="00032308">
        <w:t>].</w:t>
      </w:r>
      <w:r w:rsidR="000B6118" w:rsidRPr="00032308">
        <w:t xml:space="preserve"> </w:t>
      </w:r>
      <w:r w:rsidR="008B4639" w:rsidRPr="00032308">
        <w:t xml:space="preserve">In both Antebellum and Jim Crow periods, </w:t>
      </w:r>
      <w:r w:rsidR="000B6118" w:rsidRPr="00032308">
        <w:t>historical</w:t>
      </w:r>
      <w:r w:rsidR="00817C5A">
        <w:t xml:space="preserve"> evidence</w:t>
      </w:r>
      <w:r w:rsidR="008B4639" w:rsidRPr="00032308">
        <w:t xml:space="preserve"> indicates that</w:t>
      </w:r>
      <w:r w:rsidR="000B6118" w:rsidRPr="00032308">
        <w:t xml:space="preserve">, though </w:t>
      </w:r>
      <w:r w:rsidR="00DF145C" w:rsidRPr="00032308">
        <w:t>not</w:t>
      </w:r>
      <w:r w:rsidR="000B6118" w:rsidRPr="00032308">
        <w:t xml:space="preserve"> the modal White experience</w:t>
      </w:r>
      <w:r w:rsidR="002B351C" w:rsidRPr="00032308">
        <w:t xml:space="preserve"> [@ash1991]</w:t>
      </w:r>
      <w:r w:rsidR="000B6118" w:rsidRPr="00032308">
        <w:t xml:space="preserve">, </w:t>
      </w:r>
      <w:r w:rsidR="00721CE5">
        <w:t xml:space="preserve">efforts </w:t>
      </w:r>
      <w:r w:rsidR="0068544A">
        <w:t>and processes of</w:t>
      </w:r>
      <w:r w:rsidR="00721CE5">
        <w:t xml:space="preserve"> racial stratification had</w:t>
      </w:r>
      <w:r w:rsidR="008B4639" w:rsidRPr="00032308">
        <w:t xml:space="preserve"> scope for </w:t>
      </w:r>
      <w:r w:rsidR="00345431" w:rsidRPr="00032308">
        <w:t xml:space="preserve">economic disadvantage </w:t>
      </w:r>
      <w:r w:rsidR="008B4639" w:rsidRPr="00032308">
        <w:t xml:space="preserve">and </w:t>
      </w:r>
      <w:r w:rsidR="00345431" w:rsidRPr="00032308">
        <w:t xml:space="preserve">political </w:t>
      </w:r>
      <w:r w:rsidR="008B4639" w:rsidRPr="00032308">
        <w:t xml:space="preserve">disenfranchisement </w:t>
      </w:r>
      <w:r w:rsidR="0002271B">
        <w:t>of</w:t>
      </w:r>
      <w:r w:rsidR="0065291F">
        <w:t xml:space="preserve"> </w:t>
      </w:r>
      <w:r w:rsidR="0002271B">
        <w:t>Whites</w:t>
      </w:r>
      <w:r w:rsidR="0065291F">
        <w:t xml:space="preserve"> by virtue of their class position</w:t>
      </w:r>
      <w:r w:rsidR="008B4639" w:rsidRPr="00032308">
        <w:t>.</w:t>
      </w:r>
    </w:p>
    <w:p w14:paraId="445A97A9" w14:textId="396EF326" w:rsidR="00F00B2D" w:rsidRDefault="0065291F"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Pr>
          <w:rFonts w:ascii="Times New Roman" w:hAnsi="Times New Roman" w:cs="Times New Roman"/>
        </w:rPr>
        <w:tab/>
      </w:r>
      <w:r w:rsidR="00DF145C" w:rsidRPr="00032308">
        <w:rPr>
          <w:rFonts w:ascii="Times New Roman" w:hAnsi="Times New Roman" w:cs="Times New Roman"/>
        </w:rPr>
        <w:t>Despite</w:t>
      </w:r>
      <w:r w:rsidR="00512790">
        <w:rPr>
          <w:rFonts w:ascii="Times New Roman" w:hAnsi="Times New Roman" w:cs="Times New Roman"/>
        </w:rPr>
        <w:t xml:space="preserve"> </w:t>
      </w:r>
      <w:r>
        <w:rPr>
          <w:rFonts w:ascii="Times New Roman" w:hAnsi="Times New Roman" w:cs="Times New Roman"/>
        </w:rPr>
        <w:t xml:space="preserve">evidence of the </w:t>
      </w:r>
      <w:r w:rsidR="00DF145C" w:rsidRPr="00032308">
        <w:rPr>
          <w:rFonts w:ascii="Times New Roman" w:hAnsi="Times New Roman" w:cs="Times New Roman"/>
        </w:rPr>
        <w:t>adverse</w:t>
      </w:r>
      <w:r w:rsidR="00D335DF">
        <w:rPr>
          <w:rFonts w:ascii="Times New Roman" w:hAnsi="Times New Roman" w:cs="Times New Roman"/>
        </w:rPr>
        <w:t xml:space="preserve"> effects </w:t>
      </w:r>
      <w:r w:rsidR="00512790">
        <w:rPr>
          <w:rFonts w:ascii="Times New Roman" w:hAnsi="Times New Roman" w:cs="Times New Roman"/>
        </w:rPr>
        <w:t xml:space="preserve">of </w:t>
      </w:r>
      <w:r w:rsidR="008F53EC">
        <w:rPr>
          <w:rFonts w:ascii="Times New Roman" w:hAnsi="Times New Roman" w:cs="Times New Roman"/>
        </w:rPr>
        <w:t>racial stratification</w:t>
      </w:r>
      <w:r w:rsidR="00512790">
        <w:rPr>
          <w:rFonts w:ascii="Times New Roman" w:hAnsi="Times New Roman" w:cs="Times New Roman"/>
        </w:rPr>
        <w:t xml:space="preserve"> </w:t>
      </w:r>
      <w:r w:rsidR="00DF145C" w:rsidRPr="00032308">
        <w:rPr>
          <w:rFonts w:ascii="Times New Roman" w:hAnsi="Times New Roman" w:cs="Times New Roman"/>
        </w:rPr>
        <w:t xml:space="preserve">on </w:t>
      </w:r>
      <w:r w:rsidR="008F53EC">
        <w:rPr>
          <w:rFonts w:ascii="Times New Roman" w:hAnsi="Times New Roman" w:cs="Times New Roman"/>
        </w:rPr>
        <w:t xml:space="preserve">poor </w:t>
      </w:r>
      <w:r w:rsidR="00DF145C" w:rsidRPr="00032308">
        <w:rPr>
          <w:rFonts w:ascii="Times New Roman" w:hAnsi="Times New Roman" w:cs="Times New Roman"/>
        </w:rPr>
        <w:t xml:space="preserve">Whites, </w:t>
      </w:r>
      <w:r w:rsidR="00DF145C" w:rsidRPr="00032308">
        <w:rPr>
          <w:rStyle w:val="raw-tex"/>
          <w:rFonts w:ascii="Times New Roman" w:eastAsiaTheme="majorEastAsia" w:hAnsi="Times New Roman" w:cs="Times New Roman"/>
        </w:rPr>
        <w:t xml:space="preserve">zero-sum </w:t>
      </w:r>
      <w:r w:rsidR="00BC0CD5" w:rsidRPr="00032308">
        <w:rPr>
          <w:rStyle w:val="raw-tex"/>
          <w:rFonts w:ascii="Times New Roman" w:eastAsiaTheme="majorEastAsia" w:hAnsi="Times New Roman" w:cs="Times New Roman"/>
        </w:rPr>
        <w:t>views of race relations</w:t>
      </w:r>
      <w:r w:rsidR="00456B03">
        <w:rPr>
          <w:rStyle w:val="raw-tex"/>
          <w:rFonts w:ascii="Times New Roman" w:eastAsiaTheme="majorEastAsia" w:hAnsi="Times New Roman" w:cs="Times New Roman"/>
        </w:rPr>
        <w:t xml:space="preserve"> and</w:t>
      </w:r>
      <w:r>
        <w:rPr>
          <w:rStyle w:val="raw-tex"/>
          <w:rFonts w:ascii="Times New Roman" w:eastAsiaTheme="majorEastAsia" w:hAnsi="Times New Roman" w:cs="Times New Roman"/>
        </w:rPr>
        <w:t xml:space="preserve"> racially coded issues [@gilensXXX] </w:t>
      </w:r>
      <w:r w:rsidR="00BC0CD5" w:rsidRPr="00032308">
        <w:rPr>
          <w:rStyle w:val="raw-tex"/>
          <w:rFonts w:ascii="Times New Roman" w:eastAsiaTheme="majorEastAsia" w:hAnsi="Times New Roman" w:cs="Times New Roman"/>
        </w:rPr>
        <w:t>are pervasive</w:t>
      </w:r>
      <w:r w:rsidR="00311323" w:rsidRPr="00032308">
        <w:rPr>
          <w:rStyle w:val="raw-tex"/>
          <w:rFonts w:ascii="Times New Roman" w:eastAsiaTheme="majorEastAsia" w:hAnsi="Times New Roman" w:cs="Times New Roman"/>
        </w:rPr>
        <w:t>, far-reaching</w:t>
      </w:r>
      <w:r w:rsidR="00BC0CD5" w:rsidRPr="00032308">
        <w:rPr>
          <w:rStyle w:val="raw-tex"/>
          <w:rFonts w:ascii="Times New Roman" w:eastAsiaTheme="majorEastAsia" w:hAnsi="Times New Roman" w:cs="Times New Roman"/>
        </w:rPr>
        <w:t xml:space="preserve">, and have </w:t>
      </w:r>
      <w:r w:rsidR="00311323" w:rsidRPr="00032308">
        <w:rPr>
          <w:rStyle w:val="raw-tex"/>
          <w:rFonts w:ascii="Times New Roman" w:eastAsiaTheme="majorEastAsia" w:hAnsi="Times New Roman" w:cs="Times New Roman"/>
        </w:rPr>
        <w:t xml:space="preserve">lasting </w:t>
      </w:r>
      <w:r w:rsidR="004974BF" w:rsidRPr="00032308">
        <w:rPr>
          <w:rStyle w:val="raw-tex"/>
          <w:rFonts w:ascii="Times New Roman" w:eastAsiaTheme="majorEastAsia" w:hAnsi="Times New Roman" w:cs="Times New Roman"/>
        </w:rPr>
        <w:t xml:space="preserve">impacts on </w:t>
      </w:r>
      <w:r w:rsidR="00BC0CD5" w:rsidRPr="00032308">
        <w:rPr>
          <w:rStyle w:val="raw-tex"/>
          <w:rFonts w:ascii="Times New Roman" w:eastAsiaTheme="majorEastAsia" w:hAnsi="Times New Roman" w:cs="Times New Roman"/>
        </w:rPr>
        <w:t>social policy and political movements [@wetts2019</w:t>
      </w:r>
      <w:r w:rsidR="00032308" w:rsidRPr="00032308">
        <w:rPr>
          <w:rStyle w:val="raw-tex"/>
          <w:rFonts w:ascii="Times New Roman" w:eastAsiaTheme="majorEastAsia" w:hAnsi="Times New Roman" w:cs="Times New Roman"/>
        </w:rPr>
        <w:t>; @mcghee2021</w:t>
      </w:r>
      <w:r w:rsidR="00816317" w:rsidRPr="00032308">
        <w:rPr>
          <w:rStyle w:val="raw-tex"/>
          <w:rFonts w:ascii="Times New Roman" w:eastAsiaTheme="majorEastAsia" w:hAnsi="Times New Roman" w:cs="Times New Roman"/>
        </w:rPr>
        <w:t>].</w:t>
      </w:r>
      <w:r w:rsidR="004974BF" w:rsidRPr="00032308">
        <w:rPr>
          <w:rStyle w:val="raw-tex"/>
          <w:rFonts w:ascii="Times New Roman" w:eastAsiaTheme="majorEastAsia" w:hAnsi="Times New Roman" w:cs="Times New Roman"/>
        </w:rPr>
        <w:t xml:space="preserve"> </w:t>
      </w:r>
      <w:r w:rsidR="00311323" w:rsidRPr="00032308">
        <w:rPr>
          <w:rStyle w:val="raw-tex"/>
          <w:rFonts w:ascii="Times New Roman" w:eastAsiaTheme="majorEastAsia" w:hAnsi="Times New Roman" w:cs="Times New Roman"/>
        </w:rPr>
        <w:t>P</w:t>
      </w:r>
      <w:r w:rsidR="00311323" w:rsidRPr="00032308">
        <w:rPr>
          <w:rFonts w:ascii="Times New Roman" w:hAnsi="Times New Roman" w:cs="Times New Roman"/>
          <w:kern w:val="0"/>
        </w:rPr>
        <w:t xml:space="preserve">ublic opinion research shows that White Americans believe </w:t>
      </w:r>
      <w:r w:rsidR="006B21CA">
        <w:rPr>
          <w:rFonts w:ascii="Times New Roman" w:hAnsi="Times New Roman" w:cs="Times New Roman"/>
          <w:kern w:val="0"/>
        </w:rPr>
        <w:t xml:space="preserve">that they are the beneficiaries of </w:t>
      </w:r>
      <w:r w:rsidR="00311323" w:rsidRPr="00032308">
        <w:rPr>
          <w:rFonts w:ascii="Times New Roman" w:hAnsi="Times New Roman" w:cs="Times New Roman"/>
          <w:kern w:val="0"/>
        </w:rPr>
        <w:t>systemic racism and</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by extension</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view progress toward racial equality </w:t>
      </w:r>
      <w:del w:id="95" w:author="Matthew Hall" w:date="2025-10-29T14:26:00Z" w16du:dateUtc="2025-10-29T18:26:00Z">
        <w:r w:rsidR="00311323" w:rsidRPr="00032308" w:rsidDel="00041394">
          <w:rPr>
            <w:rFonts w:ascii="Times New Roman" w:hAnsi="Times New Roman" w:cs="Times New Roman"/>
            <w:kern w:val="0"/>
          </w:rPr>
          <w:delText>a</w:delText>
        </w:r>
        <w:r w:rsidDel="00041394">
          <w:rPr>
            <w:rFonts w:ascii="Times New Roman" w:hAnsi="Times New Roman" w:cs="Times New Roman"/>
            <w:kern w:val="0"/>
          </w:rPr>
          <w:delText xml:space="preserve">t </w:delText>
        </w:r>
      </w:del>
      <w:ins w:id="96" w:author="Matthew Hall" w:date="2025-10-29T14:26:00Z" w16du:dateUtc="2025-10-29T18:26:00Z">
        <w:r w:rsidR="00041394">
          <w:rPr>
            <w:rFonts w:ascii="Times New Roman" w:hAnsi="Times New Roman" w:cs="Times New Roman"/>
            <w:kern w:val="0"/>
          </w:rPr>
          <w:t xml:space="preserve">as coming at </w:t>
        </w:r>
      </w:ins>
      <w:r>
        <w:rPr>
          <w:rFonts w:ascii="Times New Roman" w:hAnsi="Times New Roman" w:cs="Times New Roman"/>
          <w:kern w:val="0"/>
        </w:rPr>
        <w:t xml:space="preserve">the expense </w:t>
      </w:r>
      <w:r>
        <w:rPr>
          <w:rFonts w:ascii="Times New Roman" w:hAnsi="Times New Roman" w:cs="Times New Roman"/>
          <w:kern w:val="0"/>
        </w:rPr>
        <w:lastRenderedPageBreak/>
        <w:t>of themselves</w:t>
      </w:r>
      <w:r w:rsidR="00311323" w:rsidRPr="00032308">
        <w:rPr>
          <w:rFonts w:ascii="Times New Roman" w:hAnsi="Times New Roman" w:cs="Times New Roman"/>
          <w:kern w:val="0"/>
        </w:rPr>
        <w:t xml:space="preserve"> [@quillian1995; @bobo1996; @quillian1996]. Black Americans </w:t>
      </w:r>
      <w:r w:rsidR="006B21CA">
        <w:rPr>
          <w:rFonts w:ascii="Times New Roman" w:hAnsi="Times New Roman" w:cs="Times New Roman"/>
          <w:kern w:val="0"/>
        </w:rPr>
        <w:t xml:space="preserve">also </w:t>
      </w:r>
      <w:r w:rsidR="00311323" w:rsidRPr="00032308">
        <w:rPr>
          <w:rFonts w:ascii="Times New Roman" w:hAnsi="Times New Roman" w:cs="Times New Roman"/>
          <w:kern w:val="0"/>
        </w:rPr>
        <w:t>endorse similar zero-sum views of Black-White race relations</w:t>
      </w:r>
      <w:r w:rsidR="0008079C">
        <w:rPr>
          <w:rFonts w:ascii="Times New Roman" w:hAnsi="Times New Roman" w:cs="Times New Roman"/>
          <w:kern w:val="0"/>
        </w:rPr>
        <w:t xml:space="preserve">, which starkly </w:t>
      </w:r>
      <w:r w:rsidR="00311323" w:rsidRPr="00032308">
        <w:rPr>
          <w:rFonts w:ascii="Times New Roman" w:hAnsi="Times New Roman" w:cs="Times New Roman"/>
          <w:kern w:val="0"/>
        </w:rPr>
        <w:t>contrast</w:t>
      </w:r>
      <w:r w:rsidR="0008079C">
        <w:rPr>
          <w:rFonts w:ascii="Times New Roman" w:hAnsi="Times New Roman" w:cs="Times New Roman"/>
          <w:kern w:val="0"/>
        </w:rPr>
        <w:t xml:space="preserve"> </w:t>
      </w:r>
      <w:r w:rsidR="00311323" w:rsidRPr="00032308">
        <w:rPr>
          <w:rFonts w:ascii="Times New Roman" w:hAnsi="Times New Roman" w:cs="Times New Roman"/>
          <w:kern w:val="0"/>
        </w:rPr>
        <w:t>coalition-oriented relationships observed among other racial</w:t>
      </w:r>
      <w:r w:rsidR="001E29BF">
        <w:rPr>
          <w:rFonts w:ascii="Times New Roman" w:hAnsi="Times New Roman" w:cs="Times New Roman"/>
          <w:kern w:val="0"/>
        </w:rPr>
        <w:t>-group pairings</w:t>
      </w:r>
      <w:ins w:id="97" w:author="Matthew Hall" w:date="2025-10-29T14:27:00Z" w16du:dateUtc="2025-10-29T18:27:00Z">
        <w:r w:rsidR="00041394">
          <w:rPr>
            <w:rFonts w:ascii="Times New Roman" w:hAnsi="Times New Roman" w:cs="Times New Roman"/>
            <w:kern w:val="0"/>
          </w:rPr>
          <w:t xml:space="preserve"> </w:t>
        </w:r>
        <w:proofErr w:type="spellStart"/>
        <w:r w:rsidR="00041394">
          <w:rPr>
            <w:rFonts w:ascii="Times New Roman" w:hAnsi="Times New Roman" w:cs="Times New Roman"/>
            <w:kern w:val="0"/>
          </w:rPr>
          <w:t>and</w:t>
        </w:r>
      </w:ins>
      <w:del w:id="98" w:author="Matthew Hall" w:date="2025-10-29T14:27:00Z" w16du:dateUtc="2025-10-29T18:27:00Z">
        <w:r w:rsidR="0008079C" w:rsidDel="00041394">
          <w:rPr>
            <w:rFonts w:ascii="Times New Roman" w:hAnsi="Times New Roman" w:cs="Times New Roman"/>
            <w:kern w:val="0"/>
          </w:rPr>
          <w:delText xml:space="preserve">, </w:delText>
        </w:r>
        <w:r w:rsidR="001E29BF" w:rsidDel="00041394">
          <w:rPr>
            <w:rFonts w:ascii="Times New Roman" w:hAnsi="Times New Roman" w:cs="Times New Roman"/>
            <w:kern w:val="0"/>
          </w:rPr>
          <w:delText xml:space="preserve">which </w:delText>
        </w:r>
      </w:del>
      <w:r w:rsidR="001E29BF">
        <w:rPr>
          <w:rFonts w:ascii="Times New Roman" w:hAnsi="Times New Roman" w:cs="Times New Roman"/>
          <w:kern w:val="0"/>
        </w:rPr>
        <w:t>emphasize</w:t>
      </w:r>
      <w:proofErr w:type="spellEnd"/>
      <w:r w:rsidR="001E29BF">
        <w:rPr>
          <w:rFonts w:ascii="Times New Roman" w:hAnsi="Times New Roman" w:cs="Times New Roman"/>
          <w:kern w:val="0"/>
        </w:rPr>
        <w:t xml:space="preserve"> the exceptional nature of Black-White </w:t>
      </w:r>
      <w:r w:rsidR="0008079C">
        <w:rPr>
          <w:rFonts w:ascii="Times New Roman" w:hAnsi="Times New Roman" w:cs="Times New Roman"/>
          <w:kern w:val="0"/>
        </w:rPr>
        <w:t>r</w:t>
      </w:r>
      <w:r w:rsidR="001E29BF">
        <w:rPr>
          <w:rFonts w:ascii="Times New Roman" w:hAnsi="Times New Roman" w:cs="Times New Roman"/>
          <w:kern w:val="0"/>
        </w:rPr>
        <w:t>elations</w:t>
      </w:r>
      <w:r w:rsidR="00961A70">
        <w:rPr>
          <w:rFonts w:ascii="Times New Roman" w:hAnsi="Times New Roman" w:cs="Times New Roman"/>
          <w:kern w:val="0"/>
        </w:rPr>
        <w:t>[@warren2025]</w:t>
      </w:r>
      <w:r w:rsidR="00311323" w:rsidRPr="00032308">
        <w:rPr>
          <w:rFonts w:ascii="Times New Roman" w:hAnsi="Times New Roman" w:cs="Times New Roman"/>
          <w:kern w:val="0"/>
        </w:rPr>
        <w:t xml:space="preserve">. </w:t>
      </w:r>
      <w:r w:rsidR="006B21CA">
        <w:rPr>
          <w:rFonts w:ascii="Times New Roman" w:hAnsi="Times New Roman" w:cs="Times New Roman"/>
          <w:kern w:val="0"/>
        </w:rPr>
        <w:t>E</w:t>
      </w:r>
      <w:r w:rsidR="00311323" w:rsidRPr="00032308">
        <w:rPr>
          <w:rFonts w:ascii="Times New Roman" w:hAnsi="Times New Roman" w:cs="Times New Roman"/>
          <w:kern w:val="0"/>
        </w:rPr>
        <w:t xml:space="preserve">xplanations for </w:t>
      </w:r>
      <w:r w:rsidR="005C1540">
        <w:rPr>
          <w:rFonts w:ascii="Times New Roman" w:hAnsi="Times New Roman" w:cs="Times New Roman"/>
          <w:kern w:val="0"/>
        </w:rPr>
        <w:t>why</w:t>
      </w:r>
      <w:r w:rsidR="00311323" w:rsidRPr="00032308">
        <w:rPr>
          <w:rFonts w:ascii="Times New Roman" w:hAnsi="Times New Roman" w:cs="Times New Roman"/>
          <w:kern w:val="0"/>
        </w:rPr>
        <w:t xml:space="preserve"> Whites’ </w:t>
      </w:r>
      <w:r w:rsidR="005C1540">
        <w:rPr>
          <w:rFonts w:ascii="Times New Roman" w:hAnsi="Times New Roman" w:cs="Times New Roman"/>
          <w:kern w:val="0"/>
        </w:rPr>
        <w:t xml:space="preserve">hold </w:t>
      </w:r>
      <w:r w:rsidR="00311323" w:rsidRPr="00032308">
        <w:rPr>
          <w:rFonts w:ascii="Times New Roman" w:hAnsi="Times New Roman" w:cs="Times New Roman"/>
          <w:kern w:val="0"/>
        </w:rPr>
        <w:t xml:space="preserve">zero-sum </w:t>
      </w:r>
      <w:r w:rsidR="00E223A1" w:rsidRPr="00032308">
        <w:rPr>
          <w:rFonts w:ascii="Times New Roman" w:hAnsi="Times New Roman" w:cs="Times New Roman"/>
          <w:kern w:val="0"/>
        </w:rPr>
        <w:t>vie</w:t>
      </w:r>
      <w:r w:rsidR="005C1540">
        <w:rPr>
          <w:rFonts w:ascii="Times New Roman" w:hAnsi="Times New Roman" w:cs="Times New Roman"/>
          <w:kern w:val="0"/>
        </w:rPr>
        <w:t>ws</w:t>
      </w:r>
      <w:r w:rsidR="00E223A1" w:rsidRPr="00032308">
        <w:rPr>
          <w:rFonts w:ascii="Times New Roman" w:hAnsi="Times New Roman" w:cs="Times New Roman"/>
          <w:kern w:val="0"/>
        </w:rPr>
        <w:t xml:space="preserve"> </w:t>
      </w:r>
      <w:r w:rsidR="001E29BF">
        <w:rPr>
          <w:rFonts w:ascii="Times New Roman" w:hAnsi="Times New Roman" w:cs="Times New Roman"/>
          <w:kern w:val="0"/>
        </w:rPr>
        <w:t>are traced to</w:t>
      </w:r>
      <w:r w:rsidR="00311323" w:rsidRPr="00032308">
        <w:rPr>
          <w:rFonts w:ascii="Times New Roman" w:hAnsi="Times New Roman" w:cs="Times New Roman"/>
          <w:kern w:val="0"/>
        </w:rPr>
        <w:t xml:space="preserve"> perceptions of out-group threats to Whites’ advantaged position in society [@wetts2018; @blumer1958]. The presence of out-group threats, whether real or perceived, constitute challenges to</w:t>
      </w:r>
      <w:r w:rsidR="00292312">
        <w:rPr>
          <w:rFonts w:ascii="Times New Roman" w:hAnsi="Times New Roman" w:cs="Times New Roman"/>
          <w:kern w:val="0"/>
        </w:rPr>
        <w:t xml:space="preserve"> their</w:t>
      </w:r>
      <w:r w:rsidR="00311323" w:rsidRPr="00032308">
        <w:rPr>
          <w:rFonts w:ascii="Times New Roman" w:hAnsi="Times New Roman" w:cs="Times New Roman"/>
          <w:kern w:val="0"/>
        </w:rPr>
        <w:t xml:space="preserve"> position [@blumer1958] and provoke</w:t>
      </w:r>
      <w:r w:rsidR="00B86C43">
        <w:rPr>
          <w:rFonts w:ascii="Times New Roman" w:hAnsi="Times New Roman" w:cs="Times New Roman"/>
          <w:kern w:val="0"/>
        </w:rPr>
        <w:t xml:space="preserve"> responses of</w:t>
      </w:r>
      <w:r w:rsidR="00311323" w:rsidRPr="00032308">
        <w:rPr>
          <w:rFonts w:ascii="Times New Roman" w:hAnsi="Times New Roman" w:cs="Times New Roman"/>
          <w:kern w:val="0"/>
        </w:rPr>
        <w:t xml:space="preserve"> racial resentment [@gilens1996]</w:t>
      </w:r>
      <w:r w:rsidR="006528C6">
        <w:rPr>
          <w:rFonts w:ascii="Times New Roman" w:hAnsi="Times New Roman" w:cs="Times New Roman"/>
          <w:kern w:val="0"/>
        </w:rPr>
        <w:t>.</w:t>
      </w:r>
      <w:r w:rsidR="00311323" w:rsidRPr="00032308">
        <w:rPr>
          <w:rFonts w:ascii="Times New Roman" w:hAnsi="Times New Roman" w:cs="Times New Roman"/>
          <w:kern w:val="0"/>
        </w:rPr>
        <w:t xml:space="preserve"> </w:t>
      </w:r>
      <w:r w:rsidR="006528C6">
        <w:rPr>
          <w:rFonts w:ascii="Times New Roman" w:hAnsi="Times New Roman" w:cs="Times New Roman"/>
          <w:kern w:val="0"/>
        </w:rPr>
        <w:t xml:space="preserve">These beliefs </w:t>
      </w:r>
      <w:ins w:id="99" w:author="Matthew Hall" w:date="2025-10-29T14:27:00Z" w16du:dateUtc="2025-10-29T18:27:00Z">
        <w:r w:rsidR="00041394">
          <w:rPr>
            <w:rFonts w:ascii="Times New Roman" w:hAnsi="Times New Roman" w:cs="Times New Roman"/>
            <w:kern w:val="0"/>
          </w:rPr>
          <w:t xml:space="preserve">then </w:t>
        </w:r>
      </w:ins>
      <w:r w:rsidR="006528C6">
        <w:rPr>
          <w:rFonts w:ascii="Times New Roman" w:hAnsi="Times New Roman" w:cs="Times New Roman"/>
          <w:kern w:val="0"/>
        </w:rPr>
        <w:t xml:space="preserve">have significant consequences for </w:t>
      </w:r>
      <w:del w:id="100" w:author="Matthew Hall" w:date="2025-10-29T14:27:00Z" w16du:dateUtc="2025-10-29T18:27:00Z">
        <w:r w:rsidR="00311323" w:rsidRPr="00032308" w:rsidDel="00041394">
          <w:rPr>
            <w:rFonts w:ascii="Times New Roman" w:hAnsi="Times New Roman" w:cs="Times New Roman"/>
            <w:kern w:val="0"/>
          </w:rPr>
          <w:delText>progress</w:delText>
        </w:r>
        <w:r w:rsidR="003609BC" w:rsidDel="00041394">
          <w:rPr>
            <w:rFonts w:ascii="Times New Roman" w:hAnsi="Times New Roman" w:cs="Times New Roman"/>
            <w:kern w:val="0"/>
          </w:rPr>
          <w:delText xml:space="preserve">ive </w:delText>
        </w:r>
      </w:del>
      <w:r w:rsidR="003609BC">
        <w:rPr>
          <w:rFonts w:ascii="Times New Roman" w:hAnsi="Times New Roman" w:cs="Times New Roman"/>
          <w:kern w:val="0"/>
        </w:rPr>
        <w:t xml:space="preserve">political efforts </w:t>
      </w:r>
      <w:r w:rsidR="00311323" w:rsidRPr="00032308">
        <w:rPr>
          <w:rFonts w:ascii="Times New Roman" w:hAnsi="Times New Roman" w:cs="Times New Roman"/>
          <w:kern w:val="0"/>
        </w:rPr>
        <w:t xml:space="preserve">and </w:t>
      </w:r>
      <w:r w:rsidR="006528C6">
        <w:rPr>
          <w:rFonts w:ascii="Times New Roman" w:hAnsi="Times New Roman" w:cs="Times New Roman"/>
          <w:kern w:val="0"/>
        </w:rPr>
        <w:t xml:space="preserve">support for </w:t>
      </w:r>
      <w:ins w:id="101" w:author="Matthew Hall" w:date="2025-10-29T14:28:00Z" w16du:dateUtc="2025-10-29T18:28:00Z">
        <w:r w:rsidR="00041394">
          <w:rPr>
            <w:rFonts w:ascii="Times New Roman" w:hAnsi="Times New Roman" w:cs="Times New Roman"/>
            <w:kern w:val="0"/>
          </w:rPr>
          <w:t xml:space="preserve">non-racial </w:t>
        </w:r>
      </w:ins>
      <w:r w:rsidR="006528C6">
        <w:rPr>
          <w:rFonts w:ascii="Times New Roman" w:hAnsi="Times New Roman" w:cs="Times New Roman"/>
          <w:kern w:val="0"/>
        </w:rPr>
        <w:t xml:space="preserve">redistributive </w:t>
      </w:r>
      <w:r w:rsidR="00311323" w:rsidRPr="00032308">
        <w:rPr>
          <w:rFonts w:ascii="Times New Roman" w:hAnsi="Times New Roman" w:cs="Times New Roman"/>
          <w:kern w:val="0"/>
        </w:rPr>
        <w:t xml:space="preserve">policies </w:t>
      </w:r>
      <w:del w:id="102" w:author="Matthew Hall" w:date="2025-10-29T14:28:00Z" w16du:dateUtc="2025-10-29T18:28:00Z">
        <w:r w:rsidR="00311323" w:rsidRPr="00032308" w:rsidDel="00041394">
          <w:rPr>
            <w:rFonts w:ascii="Times New Roman" w:hAnsi="Times New Roman" w:cs="Times New Roman"/>
            <w:kern w:val="0"/>
          </w:rPr>
          <w:delText>perceive</w:delText>
        </w:r>
        <w:r w:rsidR="006528C6" w:rsidDel="00041394">
          <w:rPr>
            <w:rFonts w:ascii="Times New Roman" w:hAnsi="Times New Roman" w:cs="Times New Roman"/>
            <w:kern w:val="0"/>
          </w:rPr>
          <w:delText xml:space="preserve">d </w:delText>
        </w:r>
      </w:del>
      <w:ins w:id="103" w:author="Matthew Hall" w:date="2025-10-29T14:28:00Z" w16du:dateUtc="2025-10-29T18:28:00Z">
        <w:r w:rsidR="00041394">
          <w:rPr>
            <w:rFonts w:ascii="Times New Roman" w:hAnsi="Times New Roman" w:cs="Times New Roman"/>
            <w:kern w:val="0"/>
          </w:rPr>
          <w:t xml:space="preserve">that are </w:t>
        </w:r>
        <w:proofErr w:type="gramStart"/>
        <w:r w:rsidR="00041394">
          <w:rPr>
            <w:rFonts w:ascii="Times New Roman" w:hAnsi="Times New Roman" w:cs="Times New Roman"/>
            <w:kern w:val="0"/>
          </w:rPr>
          <w:t>ostensibly  characterized</w:t>
        </w:r>
        <w:proofErr w:type="gramEnd"/>
        <w:r w:rsidR="00041394">
          <w:rPr>
            <w:rFonts w:ascii="Times New Roman" w:hAnsi="Times New Roman" w:cs="Times New Roman"/>
            <w:kern w:val="0"/>
          </w:rPr>
          <w:t xml:space="preserve"> </w:t>
        </w:r>
      </w:ins>
      <w:ins w:id="104" w:author="Matthew Hall" w:date="2025-10-29T14:29:00Z" w16du:dateUtc="2025-10-29T18:29:00Z">
        <w:r w:rsidR="00041394">
          <w:rPr>
            <w:rFonts w:ascii="Times New Roman" w:hAnsi="Times New Roman" w:cs="Times New Roman"/>
            <w:kern w:val="0"/>
          </w:rPr>
          <w:t xml:space="preserve">through a </w:t>
        </w:r>
      </w:ins>
      <w:del w:id="105" w:author="Matthew Hall" w:date="2025-10-29T14:29:00Z" w16du:dateUtc="2025-10-29T18:29:00Z">
        <w:r w:rsidR="00311323" w:rsidRPr="00032308" w:rsidDel="00041394">
          <w:rPr>
            <w:rFonts w:ascii="Times New Roman" w:hAnsi="Times New Roman" w:cs="Times New Roman"/>
            <w:kern w:val="0"/>
          </w:rPr>
          <w:delText xml:space="preserve">as promoting </w:delText>
        </w:r>
      </w:del>
      <w:r w:rsidR="00311323" w:rsidRPr="00032308">
        <w:rPr>
          <w:rFonts w:ascii="Times New Roman" w:hAnsi="Times New Roman" w:cs="Times New Roman"/>
          <w:kern w:val="0"/>
        </w:rPr>
        <w:t xml:space="preserve">racial </w:t>
      </w:r>
      <w:del w:id="106" w:author="Matthew Hall" w:date="2025-10-29T14:29:00Z" w16du:dateUtc="2025-10-29T18:29:00Z">
        <w:r w:rsidR="00311323" w:rsidRPr="00032308" w:rsidDel="00041394">
          <w:rPr>
            <w:rFonts w:ascii="Times New Roman" w:hAnsi="Times New Roman" w:cs="Times New Roman"/>
            <w:kern w:val="0"/>
          </w:rPr>
          <w:delText xml:space="preserve">equality </w:delText>
        </w:r>
      </w:del>
      <w:ins w:id="107" w:author="Matthew Hall" w:date="2025-10-29T14:29:00Z" w16du:dateUtc="2025-10-29T18:29:00Z">
        <w:r w:rsidR="00041394">
          <w:rPr>
            <w:rFonts w:ascii="Times New Roman" w:hAnsi="Times New Roman" w:cs="Times New Roman"/>
            <w:kern w:val="0"/>
          </w:rPr>
          <w:t>lens</w:t>
        </w:r>
        <w:r w:rsidR="00041394" w:rsidRPr="00032308">
          <w:rPr>
            <w:rFonts w:ascii="Times New Roman" w:hAnsi="Times New Roman" w:cs="Times New Roman"/>
            <w:kern w:val="0"/>
          </w:rPr>
          <w:t xml:space="preserve"> </w:t>
        </w:r>
      </w:ins>
      <w:r w:rsidR="00311323" w:rsidRPr="00032308">
        <w:rPr>
          <w:rFonts w:ascii="Times New Roman" w:hAnsi="Times New Roman" w:cs="Times New Roman"/>
          <w:kern w:val="0"/>
        </w:rPr>
        <w:t>[@gilens</w:t>
      </w:r>
      <w:r w:rsidR="003748F0" w:rsidRPr="00032308">
        <w:rPr>
          <w:rFonts w:ascii="Times New Roman" w:hAnsi="Times New Roman" w:cs="Times New Roman"/>
          <w:kern w:val="0"/>
        </w:rPr>
        <w:t>2000</w:t>
      </w:r>
      <w:r w:rsidR="003748F0">
        <w:rPr>
          <w:rFonts w:ascii="Times New Roman" w:hAnsi="Times New Roman" w:cs="Times New Roman"/>
          <w:kern w:val="0"/>
        </w:rPr>
        <w:t>; @gilens1996</w:t>
      </w:r>
      <w:r w:rsidR="00311323" w:rsidRPr="00032308">
        <w:rPr>
          <w:rFonts w:ascii="Times New Roman" w:hAnsi="Times New Roman" w:cs="Times New Roman"/>
          <w:kern w:val="0"/>
        </w:rPr>
        <w:t>]</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p>
    <w:p w14:paraId="4D3F23AA" w14:textId="63D39A54" w:rsidR="001406F6" w:rsidRPr="00384550" w:rsidRDefault="006528C6"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rPr>
      </w:pPr>
      <w:r>
        <w:rPr>
          <w:rFonts w:ascii="Times New Roman" w:hAnsi="Times New Roman" w:cs="Times New Roman"/>
          <w:kern w:val="0"/>
        </w:rPr>
        <w:tab/>
      </w:r>
      <w:r w:rsidR="006270A5">
        <w:rPr>
          <w:rFonts w:ascii="Times New Roman" w:hAnsi="Times New Roman" w:cs="Times New Roman"/>
          <w:kern w:val="0"/>
        </w:rPr>
        <w:t>At the core</w:t>
      </w:r>
      <w:r w:rsidR="00E223A1" w:rsidRPr="00032308">
        <w:rPr>
          <w:rFonts w:ascii="Times New Roman" w:hAnsi="Times New Roman" w:cs="Times New Roman"/>
          <w:kern w:val="0"/>
        </w:rPr>
        <w:t xml:space="preserve"> of Whites’ </w:t>
      </w:r>
      <w:r w:rsidR="00C30E2D">
        <w:rPr>
          <w:rFonts w:ascii="Times New Roman" w:hAnsi="Times New Roman" w:cs="Times New Roman"/>
          <w:kern w:val="0"/>
        </w:rPr>
        <w:t>pervasive</w:t>
      </w:r>
      <w:r w:rsidR="00B32AF5">
        <w:rPr>
          <w:rFonts w:ascii="Times New Roman" w:hAnsi="Times New Roman" w:cs="Times New Roman"/>
          <w:kern w:val="0"/>
        </w:rPr>
        <w:t xml:space="preserve"> zero-sum</w:t>
      </w:r>
      <w:r w:rsidR="00C30E2D">
        <w:rPr>
          <w:rFonts w:ascii="Times New Roman" w:hAnsi="Times New Roman" w:cs="Times New Roman"/>
          <w:kern w:val="0"/>
        </w:rPr>
        <w:t xml:space="preserve"> </w:t>
      </w:r>
      <w:r w:rsidR="00E223A1" w:rsidRPr="00032308">
        <w:rPr>
          <w:rFonts w:ascii="Times New Roman" w:hAnsi="Times New Roman" w:cs="Times New Roman"/>
          <w:kern w:val="0"/>
        </w:rPr>
        <w:t>beliefs</w:t>
      </w:r>
      <w:r w:rsidR="00C30E2D">
        <w:rPr>
          <w:rFonts w:ascii="Times New Roman" w:hAnsi="Times New Roman" w:cs="Times New Roman"/>
          <w:kern w:val="0"/>
        </w:rPr>
        <w:t xml:space="preserve"> about Black-White </w:t>
      </w:r>
      <w:r w:rsidR="00B32AF5">
        <w:rPr>
          <w:rFonts w:ascii="Times New Roman" w:hAnsi="Times New Roman" w:cs="Times New Roman"/>
          <w:kern w:val="0"/>
        </w:rPr>
        <w:t>inequality</w:t>
      </w:r>
      <w:r w:rsidR="00C30E2D">
        <w:rPr>
          <w:rFonts w:ascii="Times New Roman" w:hAnsi="Times New Roman" w:cs="Times New Roman"/>
          <w:kern w:val="0"/>
        </w:rPr>
        <w:t xml:space="preserve"> </w:t>
      </w:r>
      <w:r w:rsidR="00E223A1" w:rsidRPr="00032308">
        <w:rPr>
          <w:rFonts w:ascii="Times New Roman" w:hAnsi="Times New Roman" w:cs="Times New Roman"/>
          <w:kern w:val="0"/>
        </w:rPr>
        <w:t>i</w:t>
      </w:r>
      <w:r w:rsidR="00C30E2D">
        <w:rPr>
          <w:rFonts w:ascii="Times New Roman" w:hAnsi="Times New Roman" w:cs="Times New Roman"/>
          <w:kern w:val="0"/>
        </w:rPr>
        <w:t>s</w:t>
      </w:r>
      <w:r w:rsidR="006270A5">
        <w:rPr>
          <w:rFonts w:ascii="Times New Roman" w:hAnsi="Times New Roman" w:cs="Times New Roman"/>
          <w:kern w:val="0"/>
        </w:rPr>
        <w:t xml:space="preserve"> the assumption</w:t>
      </w:r>
      <w:r w:rsidR="00C30E2D">
        <w:rPr>
          <w:rFonts w:ascii="Times New Roman" w:hAnsi="Times New Roman" w:cs="Times New Roman"/>
          <w:kern w:val="0"/>
        </w:rPr>
        <w:t xml:space="preserve"> that</w:t>
      </w:r>
      <w:r w:rsidR="00B32AF5">
        <w:rPr>
          <w:rFonts w:ascii="Times New Roman" w:hAnsi="Times New Roman" w:cs="Times New Roman"/>
          <w:kern w:val="0"/>
        </w:rPr>
        <w:t xml:space="preserve"> processes of structural racism </w:t>
      </w:r>
      <w:r w:rsidR="00C30E2D">
        <w:rPr>
          <w:rFonts w:ascii="Times New Roman" w:hAnsi="Times New Roman" w:cs="Times New Roman"/>
          <w:kern w:val="0"/>
        </w:rPr>
        <w:t xml:space="preserve">primarily advantage them. </w:t>
      </w:r>
      <w:r w:rsidR="006270A5">
        <w:rPr>
          <w:rFonts w:ascii="Times New Roman" w:hAnsi="Times New Roman" w:cs="Times New Roman"/>
          <w:kern w:val="0"/>
        </w:rPr>
        <w:t>Z</w:t>
      </w:r>
      <w:r w:rsidR="00C30E2D">
        <w:rPr>
          <w:rFonts w:ascii="Times New Roman" w:hAnsi="Times New Roman" w:cs="Times New Roman"/>
          <w:kern w:val="0"/>
        </w:rPr>
        <w:t>ero-sum views</w:t>
      </w:r>
      <w:r w:rsidR="006270A5">
        <w:rPr>
          <w:rFonts w:ascii="Times New Roman" w:hAnsi="Times New Roman" w:cs="Times New Roman"/>
          <w:kern w:val="0"/>
        </w:rPr>
        <w:t xml:space="preserve"> can be understood as part </w:t>
      </w:r>
      <w:r w:rsidR="00B32AF5">
        <w:rPr>
          <w:rFonts w:ascii="Times New Roman" w:hAnsi="Times New Roman" w:cs="Times New Roman"/>
          <w:kern w:val="0"/>
        </w:rPr>
        <w:t>of a larger set of compensatory</w:t>
      </w:r>
      <w:r w:rsidR="006270A5">
        <w:rPr>
          <w:rFonts w:ascii="Times New Roman" w:hAnsi="Times New Roman" w:cs="Times New Roman"/>
          <w:kern w:val="0"/>
        </w:rPr>
        <w:t xml:space="preserve"> and symbolic</w:t>
      </w:r>
      <w:r w:rsidR="00B32AF5">
        <w:rPr>
          <w:rFonts w:ascii="Times New Roman" w:hAnsi="Times New Roman" w:cs="Times New Roman"/>
          <w:kern w:val="0"/>
        </w:rPr>
        <w:t xml:space="preserve"> mechanisms t</w:t>
      </w:r>
      <w:r w:rsidR="00EA4390">
        <w:rPr>
          <w:rFonts w:ascii="Times New Roman" w:hAnsi="Times New Roman" w:cs="Times New Roman"/>
          <w:kern w:val="0"/>
        </w:rPr>
        <w:t>hat</w:t>
      </w:r>
      <w:r w:rsidR="00B32AF5">
        <w:rPr>
          <w:rFonts w:ascii="Times New Roman" w:hAnsi="Times New Roman" w:cs="Times New Roman"/>
          <w:kern w:val="0"/>
        </w:rPr>
        <w:t xml:space="preserve"> offset</w:t>
      </w:r>
      <w:r w:rsidR="00743856">
        <w:rPr>
          <w:rFonts w:ascii="Times New Roman" w:hAnsi="Times New Roman" w:cs="Times New Roman"/>
          <w:kern w:val="0"/>
        </w:rPr>
        <w:t xml:space="preserve"> </w:t>
      </w:r>
      <w:r w:rsidR="00CB1834">
        <w:rPr>
          <w:rFonts w:ascii="Times New Roman" w:hAnsi="Times New Roman" w:cs="Times New Roman"/>
          <w:kern w:val="0"/>
        </w:rPr>
        <w:t xml:space="preserve">the </w:t>
      </w:r>
      <w:r w:rsidR="00B32AF5">
        <w:rPr>
          <w:rFonts w:ascii="Times New Roman" w:hAnsi="Times New Roman" w:cs="Times New Roman"/>
          <w:kern w:val="0"/>
        </w:rPr>
        <w:t>consequences</w:t>
      </w:r>
      <w:r w:rsidR="00CB7EE2">
        <w:rPr>
          <w:rFonts w:ascii="Times New Roman" w:hAnsi="Times New Roman" w:cs="Times New Roman"/>
          <w:kern w:val="0"/>
        </w:rPr>
        <w:t xml:space="preserve"> </w:t>
      </w:r>
      <w:r w:rsidR="00E223A1" w:rsidRPr="00032308">
        <w:rPr>
          <w:rFonts w:ascii="Times New Roman" w:hAnsi="Times New Roman" w:cs="Times New Roman"/>
          <w:kern w:val="0"/>
        </w:rPr>
        <w:t xml:space="preserve">of </w:t>
      </w:r>
      <w:r w:rsidR="00493ACD">
        <w:rPr>
          <w:rFonts w:ascii="Times New Roman" w:hAnsi="Times New Roman" w:cs="Times New Roman"/>
          <w:kern w:val="0"/>
        </w:rPr>
        <w:t>racial stratification</w:t>
      </w:r>
      <w:r w:rsidR="00B32AF5">
        <w:rPr>
          <w:rFonts w:ascii="Times New Roman" w:hAnsi="Times New Roman" w:cs="Times New Roman"/>
          <w:kern w:val="0"/>
        </w:rPr>
        <w:t xml:space="preserve"> on working-class Whites</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r w:rsidR="00BC0CD5" w:rsidRPr="00032308">
        <w:rPr>
          <w:rFonts w:ascii="Times New Roman" w:hAnsi="Times New Roman" w:cs="Times New Roman"/>
        </w:rPr>
        <w:t xml:space="preserve">In </w:t>
      </w:r>
      <w:r w:rsidR="00BC0CD5" w:rsidRPr="00032308">
        <w:rPr>
          <w:rStyle w:val="Emphasis"/>
          <w:rFonts w:ascii="Times New Roman" w:eastAsiaTheme="majorEastAsia" w:hAnsi="Times New Roman" w:cs="Times New Roman"/>
        </w:rPr>
        <w:t>Black Reconstruction in America,</w:t>
      </w:r>
      <w:r w:rsidR="00BC0CD5" w:rsidRPr="00032308">
        <w:rPr>
          <w:rFonts w:ascii="Times New Roman" w:hAnsi="Times New Roman" w:cs="Times New Roman"/>
        </w:rPr>
        <w:t xml:space="preserve"> </w:t>
      </w:r>
      <w:r w:rsidR="00BC0CD5" w:rsidRPr="00032308">
        <w:rPr>
          <w:rStyle w:val="cite-id"/>
          <w:rFonts w:ascii="Times New Roman" w:eastAsiaTheme="majorEastAsia" w:hAnsi="Times New Roman" w:cs="Times New Roman"/>
        </w:rPr>
        <w:t>@dubois1935</w:t>
      </w:r>
      <w:r w:rsidR="00BC0CD5" w:rsidRPr="00032308">
        <w:rPr>
          <w:rFonts w:ascii="Times New Roman" w:hAnsi="Times New Roman" w:cs="Times New Roman"/>
        </w:rPr>
        <w:t xml:space="preserve"> </w:t>
      </w:r>
      <w:r w:rsidR="005F2BC5" w:rsidRPr="00032308">
        <w:rPr>
          <w:rFonts w:ascii="Times New Roman" w:hAnsi="Times New Roman" w:cs="Times New Roman"/>
        </w:rPr>
        <w:t xml:space="preserve">provides an illustrative framework </w:t>
      </w:r>
      <w:r w:rsidR="00B544CB" w:rsidRPr="00032308">
        <w:rPr>
          <w:rFonts w:ascii="Times New Roman" w:hAnsi="Times New Roman" w:cs="Times New Roman"/>
        </w:rPr>
        <w:t xml:space="preserve">that </w:t>
      </w:r>
      <w:r w:rsidR="005F2BC5" w:rsidRPr="00032308">
        <w:rPr>
          <w:rFonts w:ascii="Times New Roman" w:hAnsi="Times New Roman" w:cs="Times New Roman"/>
        </w:rPr>
        <w:t>reconcile</w:t>
      </w:r>
      <w:r w:rsidR="00B544CB" w:rsidRPr="00032308">
        <w:rPr>
          <w:rFonts w:ascii="Times New Roman" w:hAnsi="Times New Roman" w:cs="Times New Roman"/>
        </w:rPr>
        <w:t xml:space="preserve">s </w:t>
      </w:r>
      <w:r w:rsidR="005F2BC5" w:rsidRPr="00032308">
        <w:rPr>
          <w:rFonts w:ascii="Times New Roman" w:hAnsi="Times New Roman" w:cs="Times New Roman"/>
        </w:rPr>
        <w:t>Whites</w:t>
      </w:r>
      <w:r w:rsidR="00B544CB" w:rsidRPr="00032308">
        <w:rPr>
          <w:rFonts w:ascii="Times New Roman" w:hAnsi="Times New Roman" w:cs="Times New Roman"/>
        </w:rPr>
        <w:t>’</w:t>
      </w:r>
      <w:r w:rsidR="005F2BC5" w:rsidRPr="00032308">
        <w:rPr>
          <w:rFonts w:ascii="Times New Roman" w:hAnsi="Times New Roman" w:cs="Times New Roman"/>
        </w:rPr>
        <w:t xml:space="preserve"> zero-sum beliefs with the deleterious</w:t>
      </w:r>
      <w:r w:rsidR="00C47F8A">
        <w:rPr>
          <w:rFonts w:ascii="Times New Roman" w:hAnsi="Times New Roman" w:cs="Times New Roman"/>
        </w:rPr>
        <w:t xml:space="preserve"> consequences of</w:t>
      </w:r>
      <w:r w:rsidR="005F2BC5" w:rsidRPr="00032308">
        <w:rPr>
          <w:rFonts w:ascii="Times New Roman" w:hAnsi="Times New Roman" w:cs="Times New Roman"/>
        </w:rPr>
        <w:t xml:space="preserve"> </w:t>
      </w:r>
      <w:r w:rsidR="001406F6">
        <w:rPr>
          <w:rFonts w:ascii="Times New Roman" w:hAnsi="Times New Roman" w:cs="Times New Roman"/>
        </w:rPr>
        <w:t xml:space="preserve">racial stratification on </w:t>
      </w:r>
      <w:r w:rsidR="00C47F8A">
        <w:rPr>
          <w:rFonts w:ascii="Times New Roman" w:hAnsi="Times New Roman" w:cs="Times New Roman"/>
        </w:rPr>
        <w:t xml:space="preserve">working-class </w:t>
      </w:r>
      <w:r w:rsidR="001406F6">
        <w:rPr>
          <w:rFonts w:ascii="Times New Roman" w:hAnsi="Times New Roman" w:cs="Times New Roman"/>
        </w:rPr>
        <w:t>Whites.</w:t>
      </w:r>
      <w:r w:rsidR="00534291" w:rsidRPr="00032308">
        <w:rPr>
          <w:rFonts w:ascii="Times New Roman" w:hAnsi="Times New Roman" w:cs="Times New Roman"/>
        </w:rPr>
        <w:t xml:space="preserve"> In the context of </w:t>
      </w:r>
      <w:r w:rsidR="001406F6">
        <w:rPr>
          <w:rFonts w:ascii="Times New Roman" w:hAnsi="Times New Roman" w:cs="Times New Roman"/>
        </w:rPr>
        <w:t>the post-R</w:t>
      </w:r>
      <w:r w:rsidR="00534291" w:rsidRPr="00032308">
        <w:rPr>
          <w:rFonts w:ascii="Times New Roman" w:hAnsi="Times New Roman" w:cs="Times New Roman"/>
        </w:rPr>
        <w:t>econstruction</w:t>
      </w:r>
      <w:r w:rsidR="001406F6">
        <w:rPr>
          <w:rFonts w:ascii="Times New Roman" w:hAnsi="Times New Roman" w:cs="Times New Roman"/>
        </w:rPr>
        <w:t xml:space="preserve"> U.S.</w:t>
      </w:r>
      <w:r w:rsidR="00534291" w:rsidRPr="00032308">
        <w:rPr>
          <w:rFonts w:ascii="Times New Roman" w:hAnsi="Times New Roman" w:cs="Times New Roman"/>
        </w:rPr>
        <w:t xml:space="preserve">, DuBois </w:t>
      </w:r>
      <w:r w:rsidR="004A3A40">
        <w:rPr>
          <w:rFonts w:ascii="Times New Roman" w:hAnsi="Times New Roman" w:cs="Times New Roman"/>
        </w:rPr>
        <w:t xml:space="preserve">details how White </w:t>
      </w:r>
      <w:r w:rsidR="00534291" w:rsidRPr="00032308">
        <w:rPr>
          <w:rFonts w:ascii="Times New Roman" w:hAnsi="Times New Roman" w:cs="Times New Roman"/>
        </w:rPr>
        <w:t xml:space="preserve">political elites forged a powerful alliance with </w:t>
      </w:r>
      <w:r w:rsidR="004A3A40">
        <w:rPr>
          <w:rFonts w:ascii="Times New Roman" w:hAnsi="Times New Roman" w:cs="Times New Roman"/>
        </w:rPr>
        <w:t xml:space="preserve">the </w:t>
      </w:r>
      <w:r w:rsidR="00534291" w:rsidRPr="00032308">
        <w:rPr>
          <w:rFonts w:ascii="Times New Roman" w:hAnsi="Times New Roman" w:cs="Times New Roman"/>
        </w:rPr>
        <w:t>White working</w:t>
      </w:r>
      <w:r w:rsidR="00A56433">
        <w:rPr>
          <w:rFonts w:ascii="Times New Roman" w:hAnsi="Times New Roman" w:cs="Times New Roman"/>
        </w:rPr>
        <w:t>-</w:t>
      </w:r>
      <w:r w:rsidR="00534291" w:rsidRPr="00032308">
        <w:rPr>
          <w:rFonts w:ascii="Times New Roman" w:hAnsi="Times New Roman" w:cs="Times New Roman"/>
        </w:rPr>
        <w:t>class by promoting the salience and superiority of White identity</w:t>
      </w:r>
      <w:r w:rsidR="00B544CB" w:rsidRPr="00032308">
        <w:rPr>
          <w:rFonts w:ascii="Times New Roman" w:hAnsi="Times New Roman" w:cs="Times New Roman"/>
        </w:rPr>
        <w:t xml:space="preserve"> </w:t>
      </w:r>
      <w:r w:rsidR="00A56433">
        <w:rPr>
          <w:rFonts w:ascii="Times New Roman" w:hAnsi="Times New Roman" w:cs="Times New Roman"/>
        </w:rPr>
        <w:t xml:space="preserve">that served </w:t>
      </w:r>
      <w:r w:rsidR="00DC12E8">
        <w:rPr>
          <w:rFonts w:ascii="Times New Roman" w:hAnsi="Times New Roman" w:cs="Times New Roman"/>
        </w:rPr>
        <w:t>to</w:t>
      </w:r>
      <w:r w:rsidR="00B544CB" w:rsidRPr="00032308">
        <w:rPr>
          <w:rFonts w:ascii="Times New Roman" w:hAnsi="Times New Roman" w:cs="Times New Roman"/>
        </w:rPr>
        <w:t xml:space="preserve"> counteract the </w:t>
      </w:r>
      <w:r w:rsidR="001E0AFA">
        <w:rPr>
          <w:rFonts w:ascii="Times New Roman" w:hAnsi="Times New Roman" w:cs="Times New Roman"/>
        </w:rPr>
        <w:t xml:space="preserve">potential </w:t>
      </w:r>
      <w:r w:rsidR="00A56433">
        <w:rPr>
          <w:rFonts w:ascii="Times New Roman" w:hAnsi="Times New Roman" w:cs="Times New Roman"/>
        </w:rPr>
        <w:t>Black-White class solidarity</w:t>
      </w:r>
      <w:r w:rsidR="00DC12E8">
        <w:rPr>
          <w:rFonts w:ascii="Times New Roman" w:hAnsi="Times New Roman" w:cs="Times New Roman"/>
        </w:rPr>
        <w:t xml:space="preserve"> </w:t>
      </w:r>
      <w:r w:rsidR="00534291" w:rsidRPr="00032308">
        <w:rPr>
          <w:rFonts w:ascii="Times New Roman" w:hAnsi="Times New Roman" w:cs="Times New Roman"/>
        </w:rPr>
        <w:t>[@dubois1935: 700]</w:t>
      </w:r>
      <w:r w:rsidR="00DC12E8">
        <w:rPr>
          <w:rFonts w:ascii="Times New Roman" w:hAnsi="Times New Roman" w:cs="Times New Roman"/>
        </w:rPr>
        <w:t xml:space="preserve"> by casting </w:t>
      </w:r>
      <w:r w:rsidR="00DC12E8">
        <w:rPr>
          <w:rFonts w:ascii="Times New Roman" w:hAnsi="Times New Roman" w:cs="Times New Roman"/>
          <w:i/>
          <w:iCs/>
        </w:rPr>
        <w:t xml:space="preserve">all </w:t>
      </w:r>
      <w:r w:rsidR="00DC12E8">
        <w:rPr>
          <w:rFonts w:ascii="Times New Roman" w:hAnsi="Times New Roman" w:cs="Times New Roman"/>
        </w:rPr>
        <w:t>Whites as the beneficiaries of racial stratification</w:t>
      </w:r>
      <w:r w:rsidR="00534291" w:rsidRPr="00032308">
        <w:rPr>
          <w:rFonts w:ascii="Times New Roman" w:hAnsi="Times New Roman" w:cs="Times New Roman"/>
        </w:rPr>
        <w:t xml:space="preserve">. </w:t>
      </w:r>
    </w:p>
    <w:p w14:paraId="3582DE8E" w14:textId="073D06E8" w:rsidR="00060257" w:rsidRPr="00032308" w:rsidRDefault="00060257" w:rsidP="00532DAE">
      <w:pPr>
        <w:pStyle w:val="NormalWeb"/>
        <w:spacing w:before="0" w:beforeAutospacing="0" w:after="0" w:afterAutospacing="0" w:line="480" w:lineRule="auto"/>
        <w:ind w:left="720"/>
      </w:pPr>
      <w:r w:rsidRPr="00032308">
        <w:t xml:space="preserve">“It must be remembered that the </w:t>
      </w:r>
      <w:r w:rsidR="00E6658E" w:rsidRPr="00032308">
        <w:t>[W]</w:t>
      </w:r>
      <w:r w:rsidRPr="00032308">
        <w:t xml:space="preserve">hite group of laborers, while they received a low wage, were compensated in part by a sort of public and psychological wage. They were </w:t>
      </w:r>
      <w:r w:rsidRPr="00032308">
        <w:lastRenderedPageBreak/>
        <w:t xml:space="preserve">given public deference and tides of courtesy because they were </w:t>
      </w:r>
      <w:r w:rsidR="00E6658E" w:rsidRPr="00032308">
        <w:t>[W]</w:t>
      </w:r>
      <w:proofErr w:type="spellStart"/>
      <w:r w:rsidRPr="00032308">
        <w:t>hite</w:t>
      </w:r>
      <w:proofErr w:type="spellEnd"/>
      <w:r w:rsidRPr="00032308">
        <w:t>,” [@dubois1935: 700].</w:t>
      </w:r>
      <w:r w:rsidR="00AE2503">
        <w:rPr>
          <w:rStyle w:val="FootnoteReference"/>
        </w:rPr>
        <w:footnoteReference w:id="5"/>
      </w:r>
    </w:p>
    <w:p w14:paraId="55AA978C" w14:textId="1FC14738" w:rsidR="005F2BC5" w:rsidRPr="00032308" w:rsidRDefault="00E6658E" w:rsidP="00532DAE">
      <w:pPr>
        <w:pStyle w:val="NormalWeb"/>
        <w:spacing w:before="0" w:beforeAutospacing="0" w:after="0" w:afterAutospacing="0" w:line="480" w:lineRule="auto"/>
      </w:pPr>
      <w:r w:rsidRPr="00032308">
        <w:t>Meanwhile</w:t>
      </w:r>
      <w:r w:rsidR="006C1913" w:rsidRPr="00032308">
        <w:t>, Black Americans were subject to mob violence, racial terror, and public insult</w:t>
      </w:r>
      <w:r w:rsidR="00FC27DE" w:rsidRPr="00032308">
        <w:t xml:space="preserve">. </w:t>
      </w:r>
      <w:r w:rsidR="008F205D">
        <w:t>However, r</w:t>
      </w:r>
      <w:r w:rsidR="006C1913" w:rsidRPr="00032308">
        <w:t xml:space="preserve">ather than </w:t>
      </w:r>
      <w:r w:rsidR="00FC27DE" w:rsidRPr="00032308">
        <w:t xml:space="preserve">racial subjugation </w:t>
      </w:r>
      <w:r w:rsidR="006C1913" w:rsidRPr="00032308">
        <w:t xml:space="preserve">resulting in the economic betterment of Whites, DuBois argues that the psychological wage paid to poor Whites, “was </w:t>
      </w:r>
      <w:r w:rsidR="00FC27DE" w:rsidRPr="00032308">
        <w:t xml:space="preserve">[such] </w:t>
      </w:r>
      <w:r w:rsidR="006C1913" w:rsidRPr="00032308">
        <w:t xml:space="preserve">that the wages of both classes could be kept low, the </w:t>
      </w:r>
      <w:r w:rsidR="00FC27DE" w:rsidRPr="00032308">
        <w:t>[W]</w:t>
      </w:r>
      <w:r w:rsidR="006C1913" w:rsidRPr="00032308">
        <w:t xml:space="preserve">hites fearing to be supplanted by Negro labor, the negros always being threatened by the substitution of </w:t>
      </w:r>
      <w:r w:rsidR="00FC27DE" w:rsidRPr="00032308">
        <w:t>[W]</w:t>
      </w:r>
      <w:r w:rsidR="006C1913" w:rsidRPr="00032308">
        <w:t>hite labor,” [@dubois1935: 701].</w:t>
      </w:r>
      <w:r w:rsidR="00996F57">
        <w:t xml:space="preserve"> </w:t>
      </w:r>
      <w:r w:rsidR="008F205D">
        <w:t xml:space="preserve">Within DuBois’ framework, </w:t>
      </w:r>
      <w:r w:rsidR="00A579E4" w:rsidRPr="00032308">
        <w:t xml:space="preserve">zero-sum </w:t>
      </w:r>
      <w:r w:rsidR="006E10B5">
        <w:t>belief</w:t>
      </w:r>
      <w:r w:rsidR="008F205D">
        <w:t>s and racial divisions</w:t>
      </w:r>
      <w:r w:rsidR="00CD033E">
        <w:t xml:space="preserve"> more broadly</w:t>
      </w:r>
      <w:r w:rsidR="00027D0C">
        <w:t xml:space="preserve"> </w:t>
      </w:r>
      <w:r w:rsidR="00996F57">
        <w:t>serv</w:t>
      </w:r>
      <w:r w:rsidR="008F205D">
        <w:t xml:space="preserve">e to overshadow the shared class interests of </w:t>
      </w:r>
      <w:r w:rsidR="00CD64BB">
        <w:t>working-class</w:t>
      </w:r>
      <w:r w:rsidR="008F205D">
        <w:t xml:space="preserve"> White</w:t>
      </w:r>
      <w:r w:rsidR="00CD64BB">
        <w:t>,</w:t>
      </w:r>
      <w:r w:rsidR="008F205D">
        <w:t xml:space="preserve"> and Black populations by </w:t>
      </w:r>
      <w:r w:rsidR="00996F57">
        <w:t xml:space="preserve">animating </w:t>
      </w:r>
      <w:r w:rsidR="00A579E4" w:rsidRPr="00032308">
        <w:t>racial tension</w:t>
      </w:r>
      <w:r w:rsidR="00996F57">
        <w:t>s</w:t>
      </w:r>
      <w:r w:rsidR="006E216C">
        <w:t>.</w:t>
      </w:r>
      <w:r w:rsidR="00C72FC4">
        <w:t xml:space="preserve"> </w:t>
      </w:r>
    </w:p>
    <w:p w14:paraId="6025E2D4" w14:textId="46E0E161" w:rsidR="00CC2692" w:rsidRDefault="00EB01B3" w:rsidP="00CC2692">
      <w:pPr>
        <w:pStyle w:val="NormalWeb"/>
        <w:spacing w:before="0" w:beforeAutospacing="0" w:after="0" w:afterAutospacing="0" w:line="480" w:lineRule="auto"/>
        <w:ind w:firstLine="720"/>
      </w:pPr>
      <w:r>
        <w:t>In contemporary perspective, t</w:t>
      </w:r>
      <w:r w:rsidR="005F2BC5" w:rsidRPr="00032308">
        <w:t xml:space="preserve">here are many parallels between </w:t>
      </w:r>
      <w:r w:rsidR="00B11784" w:rsidRPr="00032308">
        <w:t>r</w:t>
      </w:r>
      <w:r w:rsidR="005F2BC5" w:rsidRPr="00032308">
        <w:t xml:space="preserve">acial segregation and </w:t>
      </w:r>
      <w:r w:rsidR="00B11784" w:rsidRPr="00032308">
        <w:t>earlier</w:t>
      </w:r>
      <w:r w:rsidR="005F2BC5" w:rsidRPr="00032308">
        <w:t xml:space="preserve"> forms of</w:t>
      </w:r>
      <w:r w:rsidR="00B11784" w:rsidRPr="00032308">
        <w:t xml:space="preserve"> </w:t>
      </w:r>
      <w:r w:rsidR="00EC0D0F" w:rsidRPr="00032308">
        <w:t>racial</w:t>
      </w:r>
      <w:r w:rsidR="00265849">
        <w:t xml:space="preserve"> stratification</w:t>
      </w:r>
      <w:del w:id="108" w:author="Matthew Hall" w:date="2025-10-29T14:33:00Z" w16du:dateUtc="2025-10-29T18:33:00Z">
        <w:r w:rsidR="00B11784" w:rsidRPr="00032308" w:rsidDel="00041394">
          <w:delText>,</w:delText>
        </w:r>
        <w:r w:rsidR="005F2BC5" w:rsidRPr="00032308" w:rsidDel="00041394">
          <w:delText xml:space="preserve"> like</w:delText>
        </w:r>
        <w:r w:rsidR="00EC0D0F" w:rsidRPr="00032308" w:rsidDel="00041394">
          <w:delText xml:space="preserve"> that of</w:delText>
        </w:r>
        <w:r w:rsidR="005F2BC5" w:rsidRPr="00032308" w:rsidDel="00041394">
          <w:delText xml:space="preserve"> </w:delText>
        </w:r>
        <w:r w:rsidR="00B11784" w:rsidRPr="00032308" w:rsidDel="00041394">
          <w:delText xml:space="preserve">the </w:delText>
        </w:r>
        <w:r w:rsidR="005F2BC5" w:rsidRPr="00032308" w:rsidDel="00041394">
          <w:delText>Jim Crow</w:delText>
        </w:r>
        <w:r w:rsidR="00B11784" w:rsidRPr="00032308" w:rsidDel="00041394">
          <w:delText xml:space="preserve"> </w:delText>
        </w:r>
        <w:r w:rsidR="00C81837" w:rsidDel="00041394">
          <w:delText>S</w:delText>
        </w:r>
        <w:r w:rsidR="00B11784" w:rsidRPr="00032308" w:rsidDel="00041394">
          <w:delText>outh</w:delText>
        </w:r>
      </w:del>
      <w:r w:rsidR="005F2BC5" w:rsidRPr="00032308">
        <w:t xml:space="preserve">. Residential segregation is widely understood </w:t>
      </w:r>
      <w:r w:rsidR="00BE2144" w:rsidRPr="00032308">
        <w:t xml:space="preserve">as </w:t>
      </w:r>
      <w:r w:rsidR="005F2BC5" w:rsidRPr="00032308">
        <w:t xml:space="preserve">the "'structural linchpin' of race relations in America," </w:t>
      </w:r>
      <w:r w:rsidR="005F2BC5" w:rsidRPr="00032308">
        <w:rPr>
          <w:rStyle w:val="cite"/>
          <w:rFonts w:eastAsiaTheme="majorEastAsia"/>
        </w:rPr>
        <w:t>[</w:t>
      </w:r>
      <w:r w:rsidR="005F2BC5" w:rsidRPr="00032308">
        <w:rPr>
          <w:rStyle w:val="cite-id"/>
          <w:rFonts w:eastAsiaTheme="majorEastAsia"/>
        </w:rPr>
        <w:t>@bobo</w:t>
      </w:r>
      <w:r w:rsidR="00B11784" w:rsidRPr="00032308">
        <w:rPr>
          <w:rStyle w:val="cite-id"/>
          <w:rFonts w:eastAsiaTheme="majorEastAsia"/>
        </w:rPr>
        <w:t>1996</w:t>
      </w:r>
      <w:r w:rsidR="00B11784" w:rsidRPr="00032308">
        <w:rPr>
          <w:rStyle w:val="cite"/>
          <w:rFonts w:eastAsiaTheme="majorEastAsia"/>
        </w:rPr>
        <w:t>:</w:t>
      </w:r>
      <w:r w:rsidR="005F2BC5" w:rsidRPr="00032308">
        <w:rPr>
          <w:rStyle w:val="cite"/>
          <w:rFonts w:eastAsiaTheme="majorEastAsia"/>
        </w:rPr>
        <w:t xml:space="preserve"> 883]</w:t>
      </w:r>
      <w:r w:rsidR="00D84085">
        <w:rPr>
          <w:rStyle w:val="cite"/>
          <w:rFonts w:eastAsiaTheme="majorEastAsia"/>
        </w:rPr>
        <w:t xml:space="preserve"> that links racial stratification to unequal outcomes [@dubois1889; @blokland; @light2019]. </w:t>
      </w:r>
      <w:r w:rsidR="00BF1D93" w:rsidRPr="00032308">
        <w:t xml:space="preserve">Historically, </w:t>
      </w:r>
      <w:r w:rsidR="008167AC" w:rsidRPr="00032308">
        <w:t>Black-White segregation has been slow to decline and in the wake of Civil Rights legislatio</w:t>
      </w:r>
      <w:r w:rsidR="00EF5EC5">
        <w:t xml:space="preserve">n </w:t>
      </w:r>
      <w:r w:rsidR="00D84085">
        <w:t xml:space="preserve">outlawing </w:t>
      </w:r>
      <w:r w:rsidR="00EF5EC5">
        <w:t>housing discrimination</w:t>
      </w:r>
      <w:r w:rsidR="00175CAE" w:rsidRPr="00032308">
        <w:t xml:space="preserve">. </w:t>
      </w:r>
      <w:r w:rsidR="00D84085">
        <w:rPr>
          <w:rStyle w:val="cite"/>
          <w:rFonts w:eastAsiaTheme="majorEastAsia"/>
        </w:rPr>
        <w:t>Contemporary patterns of racial segregation are</w:t>
      </w:r>
      <w:r w:rsidR="00D84085">
        <w:t xml:space="preserve"> shaped, in part, by individual preferences and beliefs about racial integration and its consequences [@louie2024].</w:t>
      </w:r>
      <w:r w:rsidR="00D84085" w:rsidRPr="00032308">
        <w:t xml:space="preserve"> </w:t>
      </w:r>
      <w:r w:rsidR="00175CAE" w:rsidRPr="00032308">
        <w:t xml:space="preserve">Despite notable progress toward in the past several decades, a stubborn barrier to desegregation is </w:t>
      </w:r>
      <w:r w:rsidR="008167AC" w:rsidRPr="00032308">
        <w:t xml:space="preserve">White resistance to residential integration through White flight </w:t>
      </w:r>
      <w:r w:rsidR="008167AC" w:rsidRPr="00032308">
        <w:rPr>
          <w:rStyle w:val="cite"/>
          <w:rFonts w:eastAsiaTheme="majorEastAsia"/>
        </w:rPr>
        <w:t>[</w:t>
      </w:r>
      <w:r w:rsidR="008167AC" w:rsidRPr="00032308">
        <w:rPr>
          <w:rStyle w:val="cite-id"/>
          <w:rFonts w:eastAsiaTheme="majorEastAsia"/>
        </w:rPr>
        <w:t>@crowder2008</w:t>
      </w:r>
      <w:r w:rsidR="008167AC" w:rsidRPr="00032308">
        <w:rPr>
          <w:rStyle w:val="cite"/>
          <w:rFonts w:eastAsiaTheme="majorEastAsia"/>
        </w:rPr>
        <w:t xml:space="preserve">; </w:t>
      </w:r>
      <w:r w:rsidR="008167AC" w:rsidRPr="00032308">
        <w:rPr>
          <w:rStyle w:val="cite-id"/>
          <w:rFonts w:eastAsiaTheme="majorEastAsia"/>
        </w:rPr>
        <w:t>@logan2017</w:t>
      </w:r>
      <w:r w:rsidR="008167AC" w:rsidRPr="00032308">
        <w:rPr>
          <w:rStyle w:val="cite"/>
          <w:rFonts w:eastAsiaTheme="majorEastAsia"/>
        </w:rPr>
        <w:t xml:space="preserve">; </w:t>
      </w:r>
      <w:r w:rsidR="008167AC" w:rsidRPr="00032308">
        <w:rPr>
          <w:rStyle w:val="cite-id"/>
          <w:rFonts w:eastAsiaTheme="majorEastAsia"/>
        </w:rPr>
        <w:t>@frey1979</w:t>
      </w:r>
      <w:r w:rsidR="008167AC" w:rsidRPr="00032308">
        <w:rPr>
          <w:rStyle w:val="cite"/>
          <w:rFonts w:eastAsiaTheme="majorEastAsia"/>
        </w:rPr>
        <w:t>]</w:t>
      </w:r>
      <w:r w:rsidR="008167AC" w:rsidRPr="00032308">
        <w:t xml:space="preserve">, avoidance from cities </w:t>
      </w:r>
      <w:r w:rsidR="008167AC" w:rsidRPr="00032308">
        <w:rPr>
          <w:rStyle w:val="cite"/>
          <w:rFonts w:eastAsiaTheme="majorEastAsia"/>
        </w:rPr>
        <w:t>[</w:t>
      </w:r>
      <w:r w:rsidR="008167AC" w:rsidRPr="00032308">
        <w:rPr>
          <w:rStyle w:val="cite-id"/>
          <w:rFonts w:eastAsiaTheme="majorEastAsia"/>
        </w:rPr>
        <w:t>@rich</w:t>
      </w:r>
      <w:r w:rsidR="008167AC" w:rsidRPr="00032308">
        <w:rPr>
          <w:rStyle w:val="cite"/>
          <w:rFonts w:eastAsiaTheme="majorEastAsia"/>
        </w:rPr>
        <w:t>]</w:t>
      </w:r>
      <w:r w:rsidR="008167AC" w:rsidRPr="00032308">
        <w:t xml:space="preserve">, and suburbanization </w:t>
      </w:r>
      <w:r w:rsidR="008167AC" w:rsidRPr="00032308">
        <w:rPr>
          <w:rStyle w:val="cite"/>
          <w:rFonts w:eastAsiaTheme="majorEastAsia"/>
        </w:rPr>
        <w:t>[</w:t>
      </w:r>
      <w:r w:rsidR="008167AC" w:rsidRPr="00032308">
        <w:rPr>
          <w:rStyle w:val="cite-id"/>
          <w:rFonts w:eastAsiaTheme="majorEastAsia"/>
        </w:rPr>
        <w:t>@owens2023</w:t>
      </w:r>
      <w:r w:rsidR="008167AC" w:rsidRPr="00032308">
        <w:rPr>
          <w:rStyle w:val="cite"/>
          <w:rFonts w:eastAsiaTheme="majorEastAsia"/>
        </w:rPr>
        <w:t>]</w:t>
      </w:r>
      <w:r w:rsidR="00BE2144" w:rsidRPr="00032308">
        <w:t xml:space="preserve">. </w:t>
      </w:r>
      <w:r w:rsidR="003C2C19">
        <w:t>H</w:t>
      </w:r>
      <w:r w:rsidR="003C2C19" w:rsidRPr="00032308">
        <w:t>owever,</w:t>
      </w:r>
      <w:r w:rsidR="005F1FE8" w:rsidRPr="00032308">
        <w:t xml:space="preserve"> </w:t>
      </w:r>
      <w:r w:rsidR="00BE2144" w:rsidRPr="00032308">
        <w:t xml:space="preserve">the central assumption that </w:t>
      </w:r>
      <w:r w:rsidR="008167AC" w:rsidRPr="00032308">
        <w:t>racial segregation leads to White</w:t>
      </w:r>
      <w:r w:rsidR="00752BA4" w:rsidRPr="00032308">
        <w:t xml:space="preserve"> advantage </w:t>
      </w:r>
      <w:r w:rsidR="00FF1694">
        <w:t>remains unclear.</w:t>
      </w:r>
      <w:r w:rsidR="006771D3" w:rsidRPr="00032308">
        <w:t xml:space="preserve"> </w:t>
      </w:r>
    </w:p>
    <w:p w14:paraId="6B470BCF" w14:textId="0C8A667B" w:rsidR="00FC49EF" w:rsidRPr="00032308" w:rsidRDefault="00EF4FCB" w:rsidP="00532DAE">
      <w:pPr>
        <w:pStyle w:val="NormalWeb"/>
        <w:spacing w:before="0" w:beforeAutospacing="0" w:after="0" w:afterAutospacing="0" w:line="480" w:lineRule="auto"/>
        <w:rPr>
          <w:rStyle w:val="raw-tex"/>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Theor</w:t>
      </w:r>
      <w:ins w:id="109" w:author="Matthew Hall" w:date="2025-10-29T14:37:00Z" w16du:dateUtc="2025-10-29T18:37:00Z">
        <w:r w:rsidR="00922D42">
          <w:rPr>
            <w:rStyle w:val="raw-tex"/>
            <w:rFonts w:eastAsiaTheme="majorEastAsia"/>
            <w:b/>
            <w:bCs/>
          </w:rPr>
          <w:t>etical</w:t>
        </w:r>
      </w:ins>
      <w:del w:id="110" w:author="Matthew Hall" w:date="2025-10-29T14:37:00Z" w16du:dateUtc="2025-10-29T18:37:00Z">
        <w:r w:rsidRPr="00032308" w:rsidDel="00922D42">
          <w:rPr>
            <w:rStyle w:val="raw-tex"/>
            <w:rFonts w:eastAsiaTheme="majorEastAsia"/>
            <w:b/>
            <w:bCs/>
          </w:rPr>
          <w:delText>y</w:delText>
        </w:r>
      </w:del>
      <w:r w:rsidRPr="00032308">
        <w:rPr>
          <w:rStyle w:val="raw-tex"/>
          <w:rFonts w:eastAsiaTheme="majorEastAsia"/>
          <w:b/>
          <w:bCs/>
        </w:rPr>
        <w:t xml:space="preserve"> </w:t>
      </w:r>
      <w:r w:rsidR="008463B9">
        <w:rPr>
          <w:rStyle w:val="raw-tex"/>
          <w:rFonts w:eastAsiaTheme="majorEastAsia"/>
          <w:b/>
          <w:bCs/>
        </w:rPr>
        <w:t xml:space="preserve">Mechanisms </w:t>
      </w:r>
      <w:r w:rsidRPr="00032308">
        <w:rPr>
          <w:rStyle w:val="raw-tex"/>
          <w:rFonts w:eastAsiaTheme="majorEastAsia"/>
          <w:b/>
          <w:bCs/>
        </w:rPr>
        <w:t xml:space="preserve">Linking Racial Segregation to </w:t>
      </w:r>
      <w:r w:rsidR="00707228" w:rsidRPr="00032308">
        <w:rPr>
          <w:rStyle w:val="raw-tex"/>
          <w:rFonts w:eastAsiaTheme="majorEastAsia"/>
          <w:b/>
          <w:bCs/>
        </w:rPr>
        <w:t>Longevity</w:t>
      </w:r>
      <w:r w:rsidRPr="00032308">
        <w:rPr>
          <w:rStyle w:val="raw-tex"/>
          <w:rFonts w:eastAsiaTheme="majorEastAsia"/>
          <w:b/>
          <w:bCs/>
        </w:rPr>
        <w:t>}</w:t>
      </w:r>
    </w:p>
    <w:p w14:paraId="43BF152E" w14:textId="56E57D60" w:rsidR="00FF1694" w:rsidRPr="00032308" w:rsidRDefault="00FF1694" w:rsidP="00FF1694">
      <w:pPr>
        <w:pStyle w:val="NormalWeb"/>
        <w:spacing w:before="0" w:beforeAutospacing="0" w:after="0" w:afterAutospacing="0" w:line="480" w:lineRule="auto"/>
        <w:ind w:firstLine="720"/>
      </w:pPr>
      <w:r>
        <w:lastRenderedPageBreak/>
        <w:t xml:space="preserve">To evaluate the extent to which segregation disadvantages Blacks and Advantages Whites, </w:t>
      </w:r>
      <w:r w:rsidRPr="00CE6C84">
        <w:t>I</w:t>
      </w:r>
      <w:r>
        <w:t xml:space="preserve"> study </w:t>
      </w:r>
      <w:r w:rsidRPr="00CE6C84">
        <w:t xml:space="preserve">longevity as </w:t>
      </w:r>
      <w:r>
        <w:t>powerful indicator of individual</w:t>
      </w:r>
      <w:r w:rsidRPr="00CE6C84">
        <w:t xml:space="preserve"> life chances [@weber1922]</w:t>
      </w:r>
      <w:r>
        <w:t>.</w:t>
      </w:r>
      <w:r w:rsidRPr="00CE6C84">
        <w:t xml:space="preserve"> </w:t>
      </w:r>
      <w:r>
        <w:t>Longevity</w:t>
      </w:r>
      <w:r w:rsidRPr="00CE6C84">
        <w:t xml:space="preserve"> is both an important dimension of population health </w:t>
      </w:r>
      <w:r>
        <w:t>as well as an</w:t>
      </w:r>
      <w:r w:rsidRPr="00CE6C84">
        <w:t xml:space="preserve"> important axis of social inequality</w:t>
      </w:r>
      <w:r>
        <w:t xml:space="preserve"> </w:t>
      </w:r>
      <w:r w:rsidRPr="00CE6C84">
        <w:t>[@wrigley-field2024; @maralani2021]</w:t>
      </w:r>
      <w:r>
        <w:t>, including</w:t>
      </w:r>
      <w:r w:rsidRPr="00CE6C84">
        <w:t xml:space="preserve"> far-reaching implications for individuals’ social networks, collective memory, culture, political participation, and social movements [@wrigley-field2025]. Population health disparities between Black and White Americans are stark</w:t>
      </w:r>
      <w:r>
        <w:t>,</w:t>
      </w:r>
      <w:r w:rsidRPr="002F40B8">
        <w:t xml:space="preserve"> </w:t>
      </w:r>
      <w:r>
        <w:t>i</w:t>
      </w:r>
      <w:r w:rsidRPr="00CE6C84">
        <w:t>n both contemporary and historical settings</w:t>
      </w:r>
      <w:r>
        <w:t>, and a key object of both scholarly and policy discussion.</w:t>
      </w:r>
      <w:r w:rsidRPr="00CE6C84">
        <w:t xml:space="preserve"> </w:t>
      </w:r>
      <w:r>
        <w:t xml:space="preserve">For example, in the year </w:t>
      </w:r>
      <w:commentRangeStart w:id="111"/>
      <w:r>
        <w:t>2000 the difference in life expectancy at birth between White and Black Americans was</w:t>
      </w:r>
      <w:r w:rsidRPr="00CE6C84">
        <w:t xml:space="preserve"> of </w:t>
      </w:r>
      <w:ins w:id="112" w:author="Thelonious Goerz" w:date="2025-10-30T15:36:00Z" w16du:dateUtc="2025-10-30T19:36:00Z">
        <w:r w:rsidR="006F0ACD">
          <w:t>4.4</w:t>
        </w:r>
      </w:ins>
      <w:del w:id="113" w:author="Thelonious Goerz" w:date="2025-10-30T15:36:00Z" w16du:dateUtc="2025-10-30T19:36:00Z">
        <w:r w:rsidRPr="00CE6C84" w:rsidDel="006F0ACD">
          <w:delText>6.3</w:delText>
        </w:r>
      </w:del>
      <w:r w:rsidRPr="00CE6C84">
        <w:t xml:space="preserve"> yea</w:t>
      </w:r>
      <w:r>
        <w:t>rs</w:t>
      </w:r>
      <w:r>
        <w:rPr>
          <w:rStyle w:val="FootnoteReference"/>
        </w:rPr>
        <w:footnoteReference w:id="6"/>
      </w:r>
      <w:commentRangeEnd w:id="111"/>
      <w:r w:rsidR="00922D42">
        <w:rPr>
          <w:rStyle w:val="CommentReference"/>
          <w:rFonts w:asciiTheme="minorHAnsi" w:eastAsiaTheme="minorHAnsi" w:hAnsiTheme="minorHAnsi" w:cstheme="minorBidi"/>
          <w:kern w:val="2"/>
          <w14:ligatures w14:val="standardContextual"/>
        </w:rPr>
        <w:commentReference w:id="111"/>
      </w:r>
      <w:r w:rsidRPr="00CE6C84">
        <w:t xml:space="preserve">. Longevity thus comprises more than a single health measure and reflects the cumulative summation of health inputs over the life course. </w:t>
      </w:r>
    </w:p>
    <w:p w14:paraId="4054E18A" w14:textId="6181C93C" w:rsidR="008F2E33" w:rsidRPr="00032308" w:rsidRDefault="008F2E33" w:rsidP="00FF1694">
      <w:pPr>
        <w:pStyle w:val="NormalWeb"/>
        <w:spacing w:before="0" w:beforeAutospacing="0" w:after="0" w:afterAutospacing="0" w:line="480" w:lineRule="auto"/>
        <w:ind w:firstLine="720"/>
      </w:pPr>
      <w:r w:rsidRPr="00032308">
        <w:t xml:space="preserve">There are a variety of </w:t>
      </w:r>
      <w:r w:rsidR="00FF1694">
        <w:t xml:space="preserve">contemporary </w:t>
      </w:r>
      <w:r w:rsidRPr="00032308">
        <w:t xml:space="preserve">mechanisms through which segregation may may affect longevity that unfold over the life course. </w:t>
      </w:r>
      <w:r w:rsidR="00A15902" w:rsidRPr="00032308">
        <w:t xml:space="preserve">While most segregation scholarship focuses on </w:t>
      </w:r>
      <w:r w:rsidR="00241AE1" w:rsidRPr="00032308">
        <w:t xml:space="preserve">the </w:t>
      </w:r>
      <w:r w:rsidR="00A15902" w:rsidRPr="00032308">
        <w:t xml:space="preserve">downstream consequences of the </w:t>
      </w:r>
      <w:r w:rsidR="00241AE1" w:rsidRPr="00032308">
        <w:t xml:space="preserve">stratified </w:t>
      </w:r>
      <w:r w:rsidR="00A15902" w:rsidRPr="00032308">
        <w:t xml:space="preserve">neighborhoods that Black and White individuals live in, segregation also affects </w:t>
      </w:r>
      <w:r w:rsidR="00241AE1" w:rsidRPr="00032308">
        <w:t>county-</w:t>
      </w:r>
      <w:r w:rsidR="00A15902" w:rsidRPr="00032308">
        <w:t>level</w:t>
      </w:r>
      <w:r w:rsidR="00241AE1" w:rsidRPr="00032308">
        <w:t xml:space="preserve"> </w:t>
      </w:r>
      <w:r w:rsidR="00A15902" w:rsidRPr="00032308">
        <w:t>processes that affect all</w:t>
      </w:r>
      <w:r w:rsidR="00241AE1" w:rsidRPr="00032308">
        <w:t xml:space="preserve"> residents</w:t>
      </w:r>
      <w:r w:rsidR="00A15902" w:rsidRPr="00032308">
        <w:t xml:space="preserve">. </w:t>
      </w:r>
      <w:r w:rsidRPr="00032308">
        <w:t xml:space="preserve">In the following section, I demonstrate how </w:t>
      </w:r>
      <w:r w:rsidR="00F14214">
        <w:t xml:space="preserve">(1) </w:t>
      </w:r>
      <w:r w:rsidR="00A15902" w:rsidRPr="00F14214">
        <w:t xml:space="preserve">Neighborhood </w:t>
      </w:r>
      <w:r w:rsidR="008F1DF2" w:rsidRPr="00F14214">
        <w:t xml:space="preserve">Effects and </w:t>
      </w:r>
      <w:r w:rsidR="00A15902" w:rsidRPr="00F14214">
        <w:t>Spillovers,</w:t>
      </w:r>
      <w:r w:rsidR="00A15902" w:rsidRPr="00032308">
        <w:t xml:space="preserve"> </w:t>
      </w:r>
      <w:r w:rsidR="00F14214">
        <w:t xml:space="preserve">(2) </w:t>
      </w:r>
      <w:r w:rsidR="00A15902" w:rsidRPr="00F14214">
        <w:t>Income Segregation</w:t>
      </w:r>
      <w:r w:rsidR="00A15902" w:rsidRPr="00032308">
        <w:t xml:space="preserve">, and </w:t>
      </w:r>
      <w:r w:rsidR="00F14214">
        <w:t xml:space="preserve">(3) </w:t>
      </w:r>
      <w:r w:rsidR="007709DE">
        <w:t xml:space="preserve">Political Context </w:t>
      </w:r>
      <w:r w:rsidR="006E204B">
        <w:t>and</w:t>
      </w:r>
      <w:r w:rsidR="00790074">
        <w:t xml:space="preserve"> </w:t>
      </w:r>
      <w:r w:rsidR="00A15902" w:rsidRPr="00F14214">
        <w:t xml:space="preserve">Government </w:t>
      </w:r>
      <w:r w:rsidR="0026610E" w:rsidRPr="00F14214">
        <w:t>S</w:t>
      </w:r>
      <w:r w:rsidR="00A15902" w:rsidRPr="00F14214">
        <w:t>pending</w:t>
      </w:r>
      <w:r w:rsidR="00A15902" w:rsidRPr="00032308">
        <w:rPr>
          <w:b/>
          <w:bCs/>
        </w:rPr>
        <w:t xml:space="preserve"> </w:t>
      </w:r>
      <w:r w:rsidR="00A15902" w:rsidRPr="00032308">
        <w:t xml:space="preserve">on public goods have </w:t>
      </w:r>
      <w:r w:rsidR="00F14214">
        <w:t>significant scope</w:t>
      </w:r>
      <w:r w:rsidR="00A15902" w:rsidRPr="00032308">
        <w:t xml:space="preserve"> to shape both Black and White longevity. </w:t>
      </w:r>
    </w:p>
    <w:p w14:paraId="2F862984" w14:textId="3FEE1895" w:rsidR="00A15902" w:rsidRPr="00032308" w:rsidRDefault="007709DE" w:rsidP="00532DAE">
      <w:pPr>
        <w:pStyle w:val="NormalWeb"/>
        <w:spacing w:before="0" w:beforeAutospacing="0" w:after="0" w:afterAutospacing="0" w:line="480" w:lineRule="auto"/>
        <w:rPr>
          <w:b/>
          <w:bCs/>
        </w:rPr>
      </w:pPr>
      <w:r>
        <w:rPr>
          <w:b/>
          <w:bCs/>
        </w:rPr>
        <w:t>\</w:t>
      </w:r>
      <w:proofErr w:type="gramStart"/>
      <w:r>
        <w:rPr>
          <w:b/>
          <w:bCs/>
        </w:rPr>
        <w:t>subsection{</w:t>
      </w:r>
      <w:proofErr w:type="gramEnd"/>
      <w:r w:rsidR="00A15902" w:rsidRPr="00032308">
        <w:rPr>
          <w:b/>
          <w:bCs/>
        </w:rPr>
        <w:t xml:space="preserve">Neighborhood </w:t>
      </w:r>
      <w:r w:rsidR="008F1DF2" w:rsidRPr="00032308">
        <w:rPr>
          <w:b/>
          <w:bCs/>
        </w:rPr>
        <w:t>Effects and Spillovers</w:t>
      </w:r>
      <w:r>
        <w:rPr>
          <w:b/>
          <w:bCs/>
        </w:rPr>
        <w:t>}</w:t>
      </w:r>
    </w:p>
    <w:p w14:paraId="482DC7A6" w14:textId="0324B7F9" w:rsidR="005D20CB" w:rsidRDefault="00FF1694" w:rsidP="00532DAE">
      <w:pPr>
        <w:pStyle w:val="NormalWeb"/>
        <w:spacing w:before="0" w:beforeAutospacing="0" w:after="0" w:afterAutospacing="0" w:line="480" w:lineRule="auto"/>
      </w:pPr>
      <w:r>
        <w:t xml:space="preserve">A leading pathway for segregation to affect longevity is through the differentiation of </w:t>
      </w:r>
      <w:r w:rsidR="00A15902" w:rsidRPr="00032308">
        <w:t xml:space="preserve">Black </w:t>
      </w:r>
      <w:r w:rsidR="00FC49EF" w:rsidRPr="00032308">
        <w:t xml:space="preserve">and White </w:t>
      </w:r>
      <w:r w:rsidR="00A15902" w:rsidRPr="00032308">
        <w:t>Americans’ neighborhoods</w:t>
      </w:r>
      <w:r w:rsidR="00F667B3" w:rsidRPr="00032308">
        <w:t xml:space="preserve">, leading to an uneven distribution of opportunities </w:t>
      </w:r>
      <w:r w:rsidR="00A15902" w:rsidRPr="00032308">
        <w:t>and risks</w:t>
      </w:r>
      <w:r w:rsidR="00FC49EF" w:rsidRPr="00032308">
        <w:t xml:space="preserve">. </w:t>
      </w:r>
      <w:del w:id="115" w:author="Matthew Hall" w:date="2025-10-29T14:40:00Z" w16du:dateUtc="2025-10-29T18:40:00Z">
        <w:r w:rsidR="00FC49EF" w:rsidRPr="00032308" w:rsidDel="00922D42">
          <w:delText xml:space="preserve">In general, </w:delText>
        </w:r>
      </w:del>
      <w:ins w:id="116" w:author="Matthew Hall" w:date="2025-10-29T14:40:00Z" w16du:dateUtc="2025-10-29T18:40:00Z">
        <w:r w:rsidR="00922D42">
          <w:t xml:space="preserve">The neighborhood environments that </w:t>
        </w:r>
      </w:ins>
      <w:r w:rsidR="00FC49EF" w:rsidRPr="00032308">
        <w:t xml:space="preserve">Black American </w:t>
      </w:r>
      <w:ins w:id="117" w:author="Matthew Hall" w:date="2025-10-29T14:40:00Z" w16du:dateUtc="2025-10-29T18:40:00Z">
        <w:r w:rsidR="00922D42">
          <w:t xml:space="preserve">live in tend to have </w:t>
        </w:r>
      </w:ins>
      <w:del w:id="118" w:author="Matthew Hall" w:date="2025-10-29T14:40:00Z" w16du:dateUtc="2025-10-29T18:40:00Z">
        <w:r w:rsidR="00FC49EF" w:rsidRPr="00032308" w:rsidDel="00922D42">
          <w:delText xml:space="preserve">reside in neighborhoods with greater </w:delText>
        </w:r>
      </w:del>
      <w:ins w:id="119" w:author="Matthew Hall" w:date="2025-10-29T14:40:00Z" w16du:dateUtc="2025-10-29T18:40:00Z">
        <w:r w:rsidR="00922D42">
          <w:t>higher</w:t>
        </w:r>
        <w:r w:rsidR="00922D42" w:rsidRPr="00032308">
          <w:t xml:space="preserve"> </w:t>
        </w:r>
      </w:ins>
      <w:r w:rsidR="00FC49EF" w:rsidRPr="00032308">
        <w:t xml:space="preserve">poverty </w:t>
      </w:r>
      <w:r w:rsidR="00FC49EF" w:rsidRPr="00032308">
        <w:lastRenderedPageBreak/>
        <w:t xml:space="preserve">[@massey2003], </w:t>
      </w:r>
      <w:del w:id="120" w:author="Matthew Hall" w:date="2025-10-29T14:40:00Z" w16du:dateUtc="2025-10-29T18:40:00Z">
        <w:r w:rsidR="00FC49EF" w:rsidRPr="00032308" w:rsidDel="00922D42">
          <w:delText xml:space="preserve">increased </w:delText>
        </w:r>
      </w:del>
      <w:ins w:id="121" w:author="Matthew Hall" w:date="2025-10-29T14:40:00Z" w16du:dateUtc="2025-10-29T18:40:00Z">
        <w:r w:rsidR="00922D42">
          <w:t>elevated</w:t>
        </w:r>
        <w:r w:rsidR="00922D42" w:rsidRPr="00032308">
          <w:t xml:space="preserve"> </w:t>
        </w:r>
      </w:ins>
      <w:r w:rsidR="00FC49EF" w:rsidRPr="00032308">
        <w:t xml:space="preserve">levels of crime [@light2019], </w:t>
      </w:r>
      <w:ins w:id="122" w:author="Matthew Hall" w:date="2025-10-29T14:40:00Z" w16du:dateUtc="2025-10-29T18:40:00Z">
        <w:r w:rsidR="00922D42">
          <w:t xml:space="preserve">greater exposure to </w:t>
        </w:r>
      </w:ins>
      <w:r w:rsidR="00FC49EF" w:rsidRPr="00032308">
        <w:t xml:space="preserve">hazardous </w:t>
      </w:r>
      <w:ins w:id="123" w:author="Matthew Hall" w:date="2025-10-29T14:41:00Z" w16du:dateUtc="2025-10-29T18:41:00Z">
        <w:r w:rsidR="00922D42">
          <w:t>conditions and pollutants</w:t>
        </w:r>
      </w:ins>
      <w:del w:id="124" w:author="Matthew Hall" w:date="2025-10-29T14:41:00Z" w16du:dateUtc="2025-10-29T18:41:00Z">
        <w:r w:rsidR="00FC49EF" w:rsidRPr="00032308" w:rsidDel="00922D42">
          <w:delText>environmental</w:delText>
        </w:r>
      </w:del>
      <w:del w:id="125" w:author="Matthew Hall" w:date="2025-10-29T14:40:00Z" w16du:dateUtc="2025-10-29T18:40:00Z">
        <w:r w:rsidR="00FC49EF" w:rsidRPr="00032308" w:rsidDel="00922D42">
          <w:delText xml:space="preserve"> exposures </w:delText>
        </w:r>
      </w:del>
      <w:r w:rsidR="00FC49EF" w:rsidRPr="00032308">
        <w:t>[@wodtke2022], and lower quality educational opportunities [@wodtke2023; @goldsmith2019]</w:t>
      </w:r>
      <w:del w:id="126" w:author="Matthew Hall" w:date="2025-10-29T14:41:00Z" w16du:dateUtc="2025-10-29T18:41:00Z">
        <w:r w:rsidR="00F86B31" w:rsidRPr="00032308" w:rsidDel="00922D42">
          <w:delText xml:space="preserve"> </w:delText>
        </w:r>
      </w:del>
      <w:ins w:id="127" w:author="Matthew Hall" w:date="2025-10-29T14:41:00Z" w16du:dateUtc="2025-10-29T18:41:00Z">
        <w:r w:rsidR="00922D42">
          <w:t xml:space="preserve">than the neighborhood of White Americans. </w:t>
        </w:r>
      </w:ins>
      <w:del w:id="128" w:author="Matthew Hall" w:date="2025-10-29T14:41:00Z" w16du:dateUtc="2025-10-29T18:41:00Z">
        <w:r w:rsidDel="00922D42">
          <w:delText>have implications for health and wellbeing</w:delText>
        </w:r>
      </w:del>
      <w:r w:rsidR="00F86B31" w:rsidRPr="00032308">
        <w:t xml:space="preserve">. </w:t>
      </w:r>
      <w:del w:id="129" w:author="Matthew Hall" w:date="2025-10-29T14:41:00Z" w16du:dateUtc="2025-10-29T18:41:00Z">
        <w:r w:rsidR="008347E3" w:rsidDel="00922D42">
          <w:delText>A focus on</w:delText>
        </w:r>
      </w:del>
      <w:ins w:id="130" w:author="Matthew Hall" w:date="2025-10-29T14:41:00Z" w16du:dateUtc="2025-10-29T18:41:00Z">
        <w:r w:rsidR="00922D42">
          <w:t>These</w:t>
        </w:r>
      </w:ins>
      <w:r w:rsidR="008347E3">
        <w:t xml:space="preserve"> n</w:t>
      </w:r>
      <w:r w:rsidR="008347E3" w:rsidRPr="00032308">
        <w:t xml:space="preserve">eighborhood-level </w:t>
      </w:r>
      <w:del w:id="131" w:author="Matthew Hall" w:date="2025-10-29T14:41:00Z" w16du:dateUtc="2025-10-29T18:41:00Z">
        <w:r w:rsidR="008347E3" w:rsidRPr="00032308" w:rsidDel="00922D42">
          <w:delText xml:space="preserve">mechanisms </w:delText>
        </w:r>
      </w:del>
      <w:ins w:id="132" w:author="Matthew Hall" w:date="2025-10-29T14:41:00Z" w16du:dateUtc="2025-10-29T18:41:00Z">
        <w:r w:rsidR="00922D42">
          <w:t>disparities co</w:t>
        </w:r>
      </w:ins>
      <w:ins w:id="133" w:author="Matthew Hall" w:date="2025-10-29T14:42:00Z" w16du:dateUtc="2025-10-29T18:42:00Z">
        <w:r w:rsidR="00922D42">
          <w:t>ntend</w:t>
        </w:r>
      </w:ins>
      <w:del w:id="134" w:author="Matthew Hall" w:date="2025-10-29T14:42:00Z" w16du:dateUtc="2025-10-29T18:42:00Z">
        <w:r w:rsidR="008347E3" w:rsidRPr="00032308" w:rsidDel="00922D42">
          <w:delText>suggest</w:delText>
        </w:r>
        <w:r w:rsidR="008347E3" w:rsidDel="00922D42">
          <w:delText>s</w:delText>
        </w:r>
      </w:del>
      <w:r w:rsidR="008347E3" w:rsidRPr="00032308">
        <w:t xml:space="preserve"> a zero-sum </w:t>
      </w:r>
      <w:commentRangeStart w:id="135"/>
      <w:r w:rsidR="008347E3" w:rsidRPr="00032308">
        <w:t xml:space="preserve">relationship </w:t>
      </w:r>
      <w:commentRangeEnd w:id="135"/>
      <w:r w:rsidR="00922D42">
        <w:rPr>
          <w:rStyle w:val="CommentReference"/>
          <w:rFonts w:asciiTheme="minorHAnsi" w:eastAsiaTheme="minorHAnsi" w:hAnsiTheme="minorHAnsi" w:cstheme="minorBidi"/>
          <w:kern w:val="2"/>
          <w14:ligatures w14:val="standardContextual"/>
        </w:rPr>
        <w:commentReference w:id="135"/>
      </w:r>
      <w:r w:rsidR="008347E3" w:rsidRPr="00032308">
        <w:t xml:space="preserve">between </w:t>
      </w:r>
      <w:r w:rsidR="008347E3">
        <w:t>segregation and Black-White outcomes</w:t>
      </w:r>
      <w:r w:rsidR="008347E3" w:rsidRPr="00032308">
        <w:t xml:space="preserve">; wherein Black neighborhoods are exposed to higher disadvantage and White neighborhoods are shielded from it. However, the emphasis on </w:t>
      </w:r>
      <w:r>
        <w:t>neighborhood effects</w:t>
      </w:r>
      <w:ins w:id="136" w:author="Matthew Hall" w:date="2025-10-29T14:42:00Z" w16du:dateUtc="2025-10-29T18:42:00Z">
        <w:r w:rsidR="00922D42">
          <w:t xml:space="preserve"> often</w:t>
        </w:r>
      </w:ins>
      <w:r w:rsidR="008347E3" w:rsidRPr="00032308">
        <w:t xml:space="preserve"> overlooks the dynamic environments that individuals’ encounter through every day, routine exposures. </w:t>
      </w:r>
    </w:p>
    <w:p w14:paraId="1886818F" w14:textId="5B9E1182" w:rsidR="00EA4BA1" w:rsidRDefault="008347E3" w:rsidP="005D20CB">
      <w:pPr>
        <w:pStyle w:val="NormalWeb"/>
        <w:spacing w:before="0" w:beforeAutospacing="0" w:after="0" w:afterAutospacing="0" w:line="480" w:lineRule="auto"/>
        <w:ind w:firstLine="720"/>
      </w:pPr>
      <w:r w:rsidRPr="00032308">
        <w:t xml:space="preserve">The variegated contexts that individuals navigate outside their neighborhoods provide significant scope for exposure to advantage and disadvantage that </w:t>
      </w:r>
      <w:r w:rsidR="005D20CB">
        <w:t>are</w:t>
      </w:r>
      <w:r w:rsidRPr="00032308">
        <w:t xml:space="preserve"> not directly tied residential neighborhoods [@browning2021; @cagney2020</w:t>
      </w:r>
      <w:commentRangeStart w:id="137"/>
      <w:r w:rsidRPr="00032308">
        <w:t xml:space="preserve">]. </w:t>
      </w:r>
      <w:r w:rsidR="005D20CB">
        <w:t>One way that</w:t>
      </w:r>
      <w:r w:rsidR="009901B7" w:rsidRPr="00032308">
        <w:t xml:space="preserve"> segregation </w:t>
      </w:r>
      <w:del w:id="138" w:author="Matthew Hall" w:date="2025-10-29T14:43:00Z" w16du:dateUtc="2025-10-29T18:43:00Z">
        <w:r w:rsidR="009901B7" w:rsidRPr="00032308" w:rsidDel="00922D42">
          <w:delText xml:space="preserve">to </w:delText>
        </w:r>
      </w:del>
      <w:r w:rsidR="009901B7" w:rsidRPr="00032308">
        <w:t>affect</w:t>
      </w:r>
      <w:r w:rsidR="005D20CB">
        <w:t>s</w:t>
      </w:r>
      <w:r w:rsidR="009901B7" w:rsidRPr="00032308">
        <w:t xml:space="preserve"> </w:t>
      </w:r>
      <w:r w:rsidR="005D20CB">
        <w:t xml:space="preserve">individuals </w:t>
      </w:r>
      <w:r>
        <w:t xml:space="preserve">at the neighborhood-level </w:t>
      </w:r>
      <w:r w:rsidR="009901B7" w:rsidRPr="00032308">
        <w:t xml:space="preserve">is through the concentration of </w:t>
      </w:r>
      <w:r w:rsidR="00F667B3" w:rsidRPr="00032308">
        <w:t>poverty</w:t>
      </w:r>
      <w:r w:rsidR="00EA4BA1">
        <w:t xml:space="preserve">. </w:t>
      </w:r>
      <w:r w:rsidR="00F667B3" w:rsidRPr="00032308">
        <w:t>In</w:t>
      </w:r>
      <w:r w:rsidR="009901B7" w:rsidRPr="00032308">
        <w:t xml:space="preserve"> </w:t>
      </w:r>
      <w:r w:rsidR="009901B7" w:rsidRPr="00032308">
        <w:rPr>
          <w:i/>
          <w:iCs/>
        </w:rPr>
        <w:t xml:space="preserve">American Apartheid, </w:t>
      </w:r>
      <w:r w:rsidR="009901B7" w:rsidRPr="00032308">
        <w:t>@massey</w:t>
      </w:r>
      <w:r w:rsidR="005D20CB">
        <w:t>1993</w:t>
      </w:r>
      <w:r w:rsidR="009901B7" w:rsidRPr="00032308">
        <w:t xml:space="preserve"> argued that increases in racial segregation create high concentrations of poverty, particularly </w:t>
      </w:r>
      <w:r w:rsidR="005558CD" w:rsidRPr="00032308">
        <w:t>for</w:t>
      </w:r>
      <w:r w:rsidR="009901B7" w:rsidRPr="00032308">
        <w:t xml:space="preserve"> Black </w:t>
      </w:r>
      <w:r w:rsidR="005558CD" w:rsidRPr="00032308">
        <w:t>populations but also for Whites</w:t>
      </w:r>
      <w:r w:rsidR="009901B7" w:rsidRPr="00032308">
        <w:t xml:space="preserve"> </w:t>
      </w:r>
      <w:r w:rsidR="00FF3381" w:rsidRPr="00032308">
        <w:t xml:space="preserve">at smaller magnitudes </w:t>
      </w:r>
      <w:r w:rsidR="009901B7" w:rsidRPr="00032308">
        <w:t>[@massey1990]</w:t>
      </w:r>
      <w:r w:rsidR="005558CD" w:rsidRPr="00032308">
        <w:t>.</w:t>
      </w:r>
      <w:r w:rsidR="00625FAF" w:rsidRPr="00032308">
        <w:t xml:space="preserve"> </w:t>
      </w:r>
      <w:r w:rsidR="008F5C9F" w:rsidRPr="00032308">
        <w:t>However</w:t>
      </w:r>
      <w:r w:rsidR="00FF3381" w:rsidRPr="00032308">
        <w:t xml:space="preserve">, </w:t>
      </w:r>
      <w:r w:rsidR="00625FAF" w:rsidRPr="00032308">
        <w:t xml:space="preserve">@anant2011 </w:t>
      </w:r>
      <w:r w:rsidR="005D20CB">
        <w:t xml:space="preserve">shows </w:t>
      </w:r>
      <w:r w:rsidR="00625FAF" w:rsidRPr="00032308">
        <w:t>that segregation</w:t>
      </w:r>
      <w:r w:rsidR="00EA4BA1">
        <w:t xml:space="preserve"> </w:t>
      </w:r>
      <w:r w:rsidR="00625FAF" w:rsidRPr="00032308">
        <w:t>increased Black poverty while simultaneously reducing White poverty.</w:t>
      </w:r>
      <w:r w:rsidR="005558CD" w:rsidRPr="00032308">
        <w:t xml:space="preserve"> </w:t>
      </w:r>
      <w:r w:rsidR="00625FAF" w:rsidRPr="00032308">
        <w:t xml:space="preserve">Poverty </w:t>
      </w:r>
      <w:r w:rsidR="0013393D" w:rsidRPr="00032308">
        <w:t>also</w:t>
      </w:r>
      <w:r w:rsidR="00EA4BA1">
        <w:t xml:space="preserve"> indirectly affects health through </w:t>
      </w:r>
      <w:r w:rsidR="005558CD" w:rsidRPr="00032308">
        <w:t xml:space="preserve">declines in employment opportunities </w:t>
      </w:r>
      <w:r w:rsidR="00625FAF" w:rsidRPr="00032308">
        <w:t>[@wilson1987]</w:t>
      </w:r>
      <w:r w:rsidR="005558CD" w:rsidRPr="00032308">
        <w:t xml:space="preserve"> </w:t>
      </w:r>
      <w:r w:rsidR="006E3546">
        <w:t xml:space="preserve">that </w:t>
      </w:r>
      <w:r w:rsidR="0013393D" w:rsidRPr="00032308">
        <w:t xml:space="preserve">strain </w:t>
      </w:r>
      <w:r w:rsidR="00F9568A" w:rsidRPr="00032308">
        <w:t>individual</w:t>
      </w:r>
      <w:r w:rsidR="0013393D" w:rsidRPr="00032308">
        <w:t xml:space="preserve"> resources </w:t>
      </w:r>
      <w:r w:rsidR="005558CD" w:rsidRPr="00032308">
        <w:rPr>
          <w:rStyle w:val="cite"/>
          <w:rFonts w:eastAsiaTheme="majorEastAsia"/>
        </w:rPr>
        <w:t>[</w:t>
      </w:r>
      <w:r w:rsidR="005558CD" w:rsidRPr="00032308">
        <w:rPr>
          <w:rStyle w:val="cite-id"/>
          <w:rFonts w:eastAsiaTheme="majorEastAsia"/>
        </w:rPr>
        <w:t>@aber1997</w:t>
      </w:r>
      <w:r w:rsidR="00D60144" w:rsidRPr="00032308">
        <w:rPr>
          <w:rStyle w:val="cite"/>
          <w:rFonts w:eastAsiaTheme="majorEastAsia"/>
        </w:rPr>
        <w:t>]</w:t>
      </w:r>
      <w:r w:rsidR="00D60144" w:rsidRPr="00032308">
        <w:t xml:space="preserve">. </w:t>
      </w:r>
      <w:r w:rsidR="00625FAF" w:rsidRPr="00032308">
        <w:t>The timing</w:t>
      </w:r>
      <w:r w:rsidR="00EA4BA1">
        <w:t xml:space="preserve"> </w:t>
      </w:r>
      <w:r w:rsidR="00625FAF" w:rsidRPr="00032308">
        <w:t>and duration of poverty are also consequential</w:t>
      </w:r>
      <w:r w:rsidR="0004712C">
        <w:t xml:space="preserve"> </w:t>
      </w:r>
      <w:r w:rsidR="00625FAF" w:rsidRPr="00032308">
        <w:t xml:space="preserve">particularly </w:t>
      </w:r>
      <w:r w:rsidR="0004712C">
        <w:t xml:space="preserve">as they relate to early life adolescence </w:t>
      </w:r>
      <w:r w:rsidR="00625FAF" w:rsidRPr="00032308">
        <w:rPr>
          <w:rStyle w:val="cite"/>
          <w:rFonts w:eastAsiaTheme="majorEastAsia"/>
        </w:rPr>
        <w:t>[</w:t>
      </w:r>
      <w:r w:rsidR="00625FAF" w:rsidRPr="00032308">
        <w:rPr>
          <w:rStyle w:val="cite-id"/>
          <w:rFonts w:eastAsiaTheme="majorEastAsia"/>
        </w:rPr>
        <w:t>@brooks-gunn1997</w:t>
      </w:r>
      <w:r w:rsidR="00625FAF" w:rsidRPr="00032308">
        <w:rPr>
          <w:rStyle w:val="cite"/>
          <w:rFonts w:eastAsiaTheme="majorEastAsia"/>
        </w:rPr>
        <w:t xml:space="preserve">; </w:t>
      </w:r>
      <w:r w:rsidR="00625FAF" w:rsidRPr="00032308">
        <w:rPr>
          <w:rStyle w:val="cite-id"/>
          <w:rFonts w:eastAsiaTheme="majorEastAsia"/>
        </w:rPr>
        <w:t>@sharkey2011</w:t>
      </w:r>
      <w:r w:rsidR="00625FAF" w:rsidRPr="00032308">
        <w:rPr>
          <w:rStyle w:val="cite"/>
          <w:rFonts w:eastAsiaTheme="majorEastAsia"/>
        </w:rPr>
        <w:t xml:space="preserve">; </w:t>
      </w:r>
      <w:r w:rsidR="00625FAF" w:rsidRPr="00032308">
        <w:rPr>
          <w:rStyle w:val="cite-id"/>
          <w:rFonts w:eastAsiaTheme="majorEastAsia"/>
        </w:rPr>
        <w:t>@sharkey2013</w:t>
      </w:r>
      <w:r w:rsidR="00625FAF" w:rsidRPr="00032308">
        <w:rPr>
          <w:rStyle w:val="cite"/>
          <w:rFonts w:eastAsiaTheme="majorEastAsia"/>
        </w:rPr>
        <w:t xml:space="preserve">; </w:t>
      </w:r>
      <w:r w:rsidR="00625FAF" w:rsidRPr="00032308">
        <w:rPr>
          <w:rStyle w:val="cite-id"/>
          <w:rFonts w:eastAsiaTheme="majorEastAsia"/>
        </w:rPr>
        <w:t>@chetty2016</w:t>
      </w:r>
      <w:r w:rsidR="00625FAF" w:rsidRPr="00032308">
        <w:rPr>
          <w:rStyle w:val="cite"/>
          <w:rFonts w:eastAsiaTheme="majorEastAsia"/>
        </w:rPr>
        <w:t>]</w:t>
      </w:r>
      <w:r w:rsidR="0004712C">
        <w:rPr>
          <w:rStyle w:val="cite"/>
          <w:rFonts w:eastAsiaTheme="majorEastAsia"/>
        </w:rPr>
        <w:t xml:space="preserve">. </w:t>
      </w:r>
      <w:r w:rsidR="009A5C76">
        <w:t xml:space="preserve">Further, </w:t>
      </w:r>
      <w:r w:rsidR="00B70183" w:rsidRPr="00032308">
        <w:t>@massey2017 found that neighborhood poverty was associated with accelerated aging</w:t>
      </w:r>
      <w:r w:rsidR="00473627">
        <w:t xml:space="preserve"> among</w:t>
      </w:r>
      <w:r w:rsidR="00B70183" w:rsidRPr="00032308">
        <w:t xml:space="preserve"> Black and White mothers</w:t>
      </w:r>
      <w:r w:rsidR="00473627">
        <w:t>, indicating the compounding effects of exposure over the life course [@diprete2006]</w:t>
      </w:r>
      <w:r w:rsidR="008C3DC8" w:rsidRPr="00032308">
        <w:t xml:space="preserve">. </w:t>
      </w:r>
      <w:commentRangeEnd w:id="137"/>
      <w:r w:rsidR="00922D42">
        <w:rPr>
          <w:rStyle w:val="CommentReference"/>
          <w:rFonts w:asciiTheme="minorHAnsi" w:eastAsiaTheme="minorHAnsi" w:hAnsiTheme="minorHAnsi" w:cstheme="minorBidi"/>
          <w:kern w:val="2"/>
          <w14:ligatures w14:val="standardContextual"/>
        </w:rPr>
        <w:commentReference w:id="137"/>
      </w:r>
    </w:p>
    <w:p w14:paraId="62367B7D" w14:textId="7949018F" w:rsidR="0069496F" w:rsidRPr="00032308" w:rsidRDefault="00625FAF" w:rsidP="00050FBB">
      <w:pPr>
        <w:pStyle w:val="NormalWeb"/>
        <w:spacing w:before="0" w:beforeAutospacing="0" w:after="0" w:afterAutospacing="0" w:line="480" w:lineRule="auto"/>
        <w:ind w:firstLine="720"/>
      </w:pPr>
      <w:commentRangeStart w:id="139"/>
      <w:r w:rsidRPr="00032308">
        <w:t>Another</w:t>
      </w:r>
      <w:r w:rsidR="00C76683" w:rsidRPr="00032308">
        <w:t xml:space="preserve"> </w:t>
      </w:r>
      <w:r w:rsidR="00B70183" w:rsidRPr="00032308">
        <w:t>leading</w:t>
      </w:r>
      <w:r w:rsidR="00C76683" w:rsidRPr="00032308">
        <w:t xml:space="preserve"> different</w:t>
      </w:r>
      <w:r w:rsidR="00473627">
        <w:t xml:space="preserve">iator of </w:t>
      </w:r>
      <w:r w:rsidR="00C76683" w:rsidRPr="00032308">
        <w:t xml:space="preserve">Black and White neighborhoods </w:t>
      </w:r>
      <w:r w:rsidR="00050FBB">
        <w:t xml:space="preserve">the concentration of </w:t>
      </w:r>
      <w:r w:rsidR="0069496F" w:rsidRPr="00032308">
        <w:t xml:space="preserve">crime and </w:t>
      </w:r>
      <w:r w:rsidR="00473627">
        <w:t>policing</w:t>
      </w:r>
      <w:r w:rsidR="00050FBB">
        <w:t xml:space="preserve">. Past work has established associations between segregation and homicide </w:t>
      </w:r>
      <w:r w:rsidR="00050FBB">
        <w:lastRenderedPageBreak/>
        <w:t xml:space="preserve">victimization and aggressive policing </w:t>
      </w:r>
      <w:r w:rsidR="00050FBB" w:rsidRPr="00032308">
        <w:t>[@bell2020</w:t>
      </w:r>
      <w:r w:rsidR="00050FBB">
        <w:t>; @light2019</w:t>
      </w:r>
      <w:r w:rsidR="00050FBB" w:rsidRPr="00032308">
        <w:t>].</w:t>
      </w:r>
      <w:r w:rsidR="00050FBB">
        <w:t xml:space="preserve"> </w:t>
      </w:r>
      <w:r w:rsidR="00C76683" w:rsidRPr="00032308">
        <w:t xml:space="preserve">Exposure </w:t>
      </w:r>
      <w:r w:rsidR="00050FBB">
        <w:t xml:space="preserve">crime </w:t>
      </w:r>
      <w:r w:rsidR="0019115D">
        <w:t xml:space="preserve">is associated </w:t>
      </w:r>
      <w:r w:rsidR="00050FBB">
        <w:t>with</w:t>
      </w:r>
      <w:r w:rsidR="0019115D">
        <w:t xml:space="preserve"> worse health outcomes [@foell2021] and aggressive policing elevates risk of homicide </w:t>
      </w:r>
      <w:r w:rsidR="00050FBB">
        <w:t>[@edwards</w:t>
      </w:r>
      <w:r w:rsidR="0019115D">
        <w:t>2019]</w:t>
      </w:r>
      <w:r w:rsidR="00C76683" w:rsidRPr="00032308">
        <w:t xml:space="preserve"> in</w:t>
      </w:r>
      <w:r w:rsidR="00EA4BA1">
        <w:t xml:space="preserve"> </w:t>
      </w:r>
      <w:r w:rsidR="0019115D">
        <w:t>racialized ways</w:t>
      </w:r>
      <w:r w:rsidR="00EA4BA1">
        <w:t xml:space="preserve"> ways</w:t>
      </w:r>
      <w:r w:rsidR="00C76683" w:rsidRPr="00032308">
        <w:t xml:space="preserve">. </w:t>
      </w:r>
      <w:r w:rsidR="0019115D">
        <w:t>Empirical evidence shows that segregation</w:t>
      </w:r>
      <w:r w:rsidR="0019115D">
        <w:rPr>
          <w:rStyle w:val="cite-id"/>
          <w:rFonts w:eastAsiaTheme="majorEastAsia"/>
        </w:rPr>
        <w:t xml:space="preserve"> increases Black homicide risk and reduces Whites’</w:t>
      </w:r>
      <w:r w:rsidR="00130B1D">
        <w:rPr>
          <w:rStyle w:val="cite-id"/>
          <w:rFonts w:eastAsiaTheme="majorEastAsia"/>
        </w:rPr>
        <w:t xml:space="preserve"> </w:t>
      </w:r>
      <w:r w:rsidR="0019115D">
        <w:rPr>
          <w:rStyle w:val="cite-id"/>
          <w:rFonts w:eastAsiaTheme="majorEastAsia"/>
        </w:rPr>
        <w:t>risk</w:t>
      </w:r>
      <w:r w:rsidR="00C76683" w:rsidRPr="00032308">
        <w:t xml:space="preserve"> </w:t>
      </w:r>
      <w:r w:rsidR="0019115D">
        <w:t>[@light2019</w:t>
      </w:r>
      <w:r w:rsidR="00130B1D">
        <w:t xml:space="preserve">]. Therefore, the </w:t>
      </w:r>
      <w:r w:rsidR="00C76683" w:rsidRPr="00032308">
        <w:t>concentra</w:t>
      </w:r>
      <w:r w:rsidR="00B70183" w:rsidRPr="00032308">
        <w:t xml:space="preserve">tion of </w:t>
      </w:r>
      <w:r w:rsidR="00C76683" w:rsidRPr="00032308">
        <w:t xml:space="preserve">crime in </w:t>
      </w:r>
      <w:r w:rsidR="005404AA" w:rsidRPr="00032308">
        <w:t xml:space="preserve">predominately </w:t>
      </w:r>
      <w:r w:rsidR="00C76683" w:rsidRPr="00032308">
        <w:t xml:space="preserve">Black </w:t>
      </w:r>
      <w:r w:rsidR="005404AA" w:rsidRPr="00032308">
        <w:t>neighborhoods</w:t>
      </w:r>
      <w:r w:rsidR="00EA4BA1">
        <w:t xml:space="preserve"> </w:t>
      </w:r>
      <w:r w:rsidR="00130B1D">
        <w:t>serves as a</w:t>
      </w:r>
      <w:r w:rsidR="00EA4BA1">
        <w:t xml:space="preserve"> buffer</w:t>
      </w:r>
      <w:r w:rsidR="00130B1D">
        <w:t xml:space="preserve"> reducing exposure in predominately</w:t>
      </w:r>
      <w:r w:rsidR="00EA4BA1">
        <w:t xml:space="preserve"> White neighborhood</w:t>
      </w:r>
      <w:r w:rsidR="00130B1D">
        <w:t>s</w:t>
      </w:r>
      <w:r w:rsidR="00C76683" w:rsidRPr="00032308">
        <w:t>.</w:t>
      </w:r>
      <w:r w:rsidR="000B220F" w:rsidRPr="00032308">
        <w:t xml:space="preserve"> </w:t>
      </w:r>
      <w:r w:rsidR="00130B1D">
        <w:t>Through this pathway, theoretical mechanisms and empirical evidence indicate that the consequences of segregation for crime exposure are their associated implications for health outcomes are racialized.</w:t>
      </w:r>
      <w:commentRangeEnd w:id="139"/>
      <w:r w:rsidR="00922D42">
        <w:rPr>
          <w:rStyle w:val="CommentReference"/>
          <w:rFonts w:asciiTheme="minorHAnsi" w:eastAsiaTheme="minorHAnsi" w:hAnsiTheme="minorHAnsi" w:cstheme="minorBidi"/>
          <w:kern w:val="2"/>
          <w14:ligatures w14:val="standardContextual"/>
        </w:rPr>
        <w:commentReference w:id="139"/>
      </w:r>
    </w:p>
    <w:p w14:paraId="50771413" w14:textId="0BE485D1" w:rsidR="0005064A" w:rsidRPr="00032308" w:rsidRDefault="00F8456B" w:rsidP="00130B1D">
      <w:pPr>
        <w:pStyle w:val="NormalWeb"/>
        <w:spacing w:before="0" w:beforeAutospacing="0" w:after="0" w:afterAutospacing="0" w:line="480" w:lineRule="auto"/>
        <w:ind w:firstLine="720"/>
      </w:pPr>
      <w:r>
        <w:t>In addition to neighborhood effects, exposures b</w:t>
      </w:r>
      <w:r w:rsidR="008347E3">
        <w:t>eyond the residential neighborhood</w:t>
      </w:r>
      <w:r>
        <w:t xml:space="preserve"> matter.</w:t>
      </w:r>
      <w:r w:rsidR="008347E3">
        <w:t xml:space="preserve"> </w:t>
      </w:r>
      <w:r>
        <w:t>I</w:t>
      </w:r>
      <w:r w:rsidR="00C97CC8" w:rsidRPr="00032308">
        <w:t xml:space="preserve">ndividual daily mobility </w:t>
      </w:r>
      <w:r w:rsidR="00B51FDE" w:rsidRPr="00032308">
        <w:t xml:space="preserve">patterns show </w:t>
      </w:r>
      <w:r w:rsidR="00C97CC8" w:rsidRPr="00032308">
        <w:t>that</w:t>
      </w:r>
      <w:r w:rsidR="00B51FDE" w:rsidRPr="00032308">
        <w:t xml:space="preserve">, </w:t>
      </w:r>
      <w:r w:rsidR="00C97CC8" w:rsidRPr="00032308">
        <w:t xml:space="preserve">rather than being isolated within residential </w:t>
      </w:r>
      <w:r w:rsidR="0005064A" w:rsidRPr="00032308">
        <w:t>neighborhoods</w:t>
      </w:r>
      <w:r w:rsidR="00C97CC8" w:rsidRPr="00032308">
        <w:t xml:space="preserve">, urban populations </w:t>
      </w:r>
      <w:r w:rsidR="00FC49EF" w:rsidRPr="00032308">
        <w:t>ar</w:t>
      </w:r>
      <w:r w:rsidR="00F86B31" w:rsidRPr="00032308">
        <w:t>e mobile throughout the da</w:t>
      </w:r>
      <w:r w:rsidR="005B30BA" w:rsidRPr="00032308">
        <w:t xml:space="preserve">y. </w:t>
      </w:r>
      <w:r>
        <w:t>In any given day,</w:t>
      </w:r>
      <w:r w:rsidR="00C97CC8" w:rsidRPr="00032308">
        <w:t xml:space="preserve"> individuals</w:t>
      </w:r>
      <w:r w:rsidR="00B51FDE" w:rsidRPr="00032308">
        <w:t xml:space="preserve"> spend substantial amounts of time</w:t>
      </w:r>
      <w:r w:rsidR="00C97CC8" w:rsidRPr="00032308">
        <w:t xml:space="preserve"> commut</w:t>
      </w:r>
      <w:r w:rsidR="00B51FDE" w:rsidRPr="00032308">
        <w:t xml:space="preserve">ing </w:t>
      </w:r>
      <w:r w:rsidR="008347E3">
        <w:t>t</w:t>
      </w:r>
      <w:r w:rsidR="003F7751">
        <w:t xml:space="preserve">o </w:t>
      </w:r>
      <w:r w:rsidR="00B51FDE" w:rsidRPr="00032308">
        <w:t>and at</w:t>
      </w:r>
      <w:r w:rsidR="00C97CC8" w:rsidRPr="00032308">
        <w:t xml:space="preserve"> work </w:t>
      </w:r>
      <w:r w:rsidR="0005064A" w:rsidRPr="00032308">
        <w:t>and school</w:t>
      </w:r>
      <w:r>
        <w:t>, which expand the types of spaces they are exposed to</w:t>
      </w:r>
      <w:r w:rsidR="0005064A" w:rsidRPr="00032308">
        <w:t>. @bronwing2021 estimated that high school-aged youths spend about 34 percent of their waking time outside their residential neighborhoods.</w:t>
      </w:r>
      <w:r>
        <w:t xml:space="preserve"> At the neighborhood-level, daily mobility flows are substantial, with inter-day mobility between neighborhoods being sufficient to</w:t>
      </w:r>
      <w:r w:rsidR="0005064A" w:rsidRPr="00032308">
        <w:t xml:space="preserve"> radically reshape the demographics</w:t>
      </w:r>
      <w:r>
        <w:t xml:space="preserve"> </w:t>
      </w:r>
      <w:r w:rsidR="0005064A" w:rsidRPr="00032308">
        <w:t>[@hess2024]</w:t>
      </w:r>
      <w:r w:rsidR="00616ABB" w:rsidRPr="00032308">
        <w:t>.</w:t>
      </w:r>
      <w:r w:rsidR="005B30BA" w:rsidRPr="00032308">
        <w:t xml:space="preserve"> </w:t>
      </w:r>
      <w:r w:rsidR="00A67BBC">
        <w:t>Given the profound role that non-neighborhood exposures play in everyday life, evidence indicates</w:t>
      </w:r>
      <w:r w:rsidR="00B51FDE" w:rsidRPr="00032308">
        <w:t xml:space="preserve"> that activity </w:t>
      </w:r>
      <w:r w:rsidR="00A76CE2" w:rsidRPr="00032308">
        <w:t xml:space="preserve">spaces </w:t>
      </w:r>
      <w:r w:rsidR="00A67BBC">
        <w:t xml:space="preserve">can </w:t>
      </w:r>
      <w:r w:rsidR="00A76CE2" w:rsidRPr="00032308">
        <w:t xml:space="preserve">expand individuals’ exposure to </w:t>
      </w:r>
      <w:r w:rsidR="0050531E" w:rsidRPr="00032308">
        <w:t>poverty</w:t>
      </w:r>
      <w:r w:rsidR="00B51FDE" w:rsidRPr="00032308">
        <w:t xml:space="preserve">, crime, </w:t>
      </w:r>
      <w:r w:rsidR="0050531E" w:rsidRPr="00032308">
        <w:t>and disadvantage</w:t>
      </w:r>
      <w:r w:rsidR="00B51FDE" w:rsidRPr="00032308">
        <w:t xml:space="preserve"> beyond ones’ n</w:t>
      </w:r>
      <w:r w:rsidR="00A67BBC">
        <w:t>eighborhood that also shape health</w:t>
      </w:r>
      <w:r w:rsidR="00A76CE2" w:rsidRPr="00032308">
        <w:t xml:space="preserve">. </w:t>
      </w:r>
      <w:r w:rsidR="00616ABB" w:rsidRPr="00032308">
        <w:t>@sharp2015</w:t>
      </w:r>
      <w:r w:rsidR="00A76CE2" w:rsidRPr="00032308">
        <w:t xml:space="preserve"> found that the interaction between neighborhood and activity space context affects health: individuals of disadvantaged neighborhoods reported better health when they spent time in more advantaged neighborhoods and vice versa. </w:t>
      </w:r>
    </w:p>
    <w:p w14:paraId="5667984A" w14:textId="3C68542E" w:rsidR="002016C7" w:rsidRPr="00032308" w:rsidRDefault="00A67BBC" w:rsidP="00A67BBC">
      <w:pPr>
        <w:pStyle w:val="NormalWeb"/>
        <w:spacing w:before="0" w:beforeAutospacing="0" w:after="0" w:afterAutospacing="0" w:line="480" w:lineRule="auto"/>
        <w:ind w:firstLine="720"/>
      </w:pPr>
      <w:r>
        <w:lastRenderedPageBreak/>
        <w:t xml:space="preserve">Activity space exposures also shape the dynamics of </w:t>
      </w:r>
      <w:r w:rsidR="00FF6931">
        <w:t>cross</w:t>
      </w:r>
      <w:r>
        <w:t xml:space="preserve">-group contact </w:t>
      </w:r>
      <w:r w:rsidR="00F927DD">
        <w:t>which matter for mental health and wellbeing</w:t>
      </w:r>
      <w:r w:rsidR="000E7983">
        <w:t xml:space="preserve"> [@blumer19</w:t>
      </w:r>
      <w:r w:rsidR="00FF6931">
        <w:t>5</w:t>
      </w:r>
      <w:r w:rsidR="000E7983">
        <w:t>8]</w:t>
      </w:r>
      <w:r w:rsidR="00F927DD">
        <w:t xml:space="preserve">. </w:t>
      </w:r>
      <w:r w:rsidR="00C50288" w:rsidRPr="00032308">
        <w:t>While interpersonal contact between Black and White individuals is reduced by segregation,</w:t>
      </w:r>
      <w:r w:rsidR="006C6CF9">
        <w:t xml:space="preserve"> </w:t>
      </w:r>
      <w:r w:rsidR="00580310">
        <w:t xml:space="preserve">both neighborhood isolation and interracial contact through </w:t>
      </w:r>
      <w:r w:rsidR="00F927DD">
        <w:t>non-neighborhood exposures</w:t>
      </w:r>
      <w:r w:rsidR="00580310">
        <w:t xml:space="preserve"> can affect health</w:t>
      </w:r>
      <w:r w:rsidR="006C6CF9">
        <w:t xml:space="preserve">. </w:t>
      </w:r>
      <w:r w:rsidR="00580310">
        <w:t xml:space="preserve">For example, </w:t>
      </w:r>
      <w:r w:rsidR="00F767C3" w:rsidRPr="00032308">
        <w:t xml:space="preserve">@louie2024 </w:t>
      </w:r>
      <w:r w:rsidR="006C6CF9">
        <w:t xml:space="preserve">argue that Whites’ </w:t>
      </w:r>
      <w:r w:rsidR="00580310">
        <w:t xml:space="preserve">isolation from Blacks lead to negative racial stereotypes that shape assessments </w:t>
      </w:r>
      <w:r w:rsidR="006C6CF9" w:rsidRPr="00032308">
        <w:t>of neighborhood safety, danger, and crime</w:t>
      </w:r>
      <w:r w:rsidR="00580310">
        <w:t xml:space="preserve">. These negative stereotypes can lead to worse psychosocial distress and </w:t>
      </w:r>
      <w:r w:rsidR="006C6CF9">
        <w:t>poor mental health</w:t>
      </w:r>
      <w:r w:rsidR="00580310">
        <w:t xml:space="preserve"> for some Whites</w:t>
      </w:r>
      <w:r w:rsidR="006C6CF9">
        <w:t xml:space="preserve">. </w:t>
      </w:r>
      <w:r w:rsidR="00DF2F52" w:rsidRPr="00032308">
        <w:t>Moreover,</w:t>
      </w:r>
      <w:r w:rsidR="00580310">
        <w:t xml:space="preserve"> </w:t>
      </w:r>
      <w:r w:rsidR="000E7983">
        <w:t>decreased contact also shapes</w:t>
      </w:r>
      <w:r w:rsidR="00580310">
        <w:t xml:space="preserve"> the experiences of Black residents when they navigate</w:t>
      </w:r>
      <w:r w:rsidR="00D13ED7" w:rsidRPr="00032308">
        <w:t xml:space="preserve"> predominately White space</w:t>
      </w:r>
      <w:r w:rsidR="000E7983">
        <w:t>s.</w:t>
      </w:r>
      <w:r w:rsidR="00D13ED7" w:rsidRPr="00032308">
        <w:t xml:space="preserve"> </w:t>
      </w:r>
      <w:r w:rsidR="00D1134E" w:rsidRPr="00032308">
        <w:t xml:space="preserve">@anderson2019 describes </w:t>
      </w:r>
      <w:r w:rsidR="002016C7" w:rsidRPr="00032308">
        <w:t>a parallel set of processes</w:t>
      </w:r>
      <w:r w:rsidR="00D13ED7" w:rsidRPr="00032308">
        <w:t xml:space="preserve">, where </w:t>
      </w:r>
      <w:r w:rsidR="00D1134E" w:rsidRPr="00032308">
        <w:t>Black individuals</w:t>
      </w:r>
      <w:r w:rsidR="000E7983">
        <w:t xml:space="preserve"> visiting White neighborhoods</w:t>
      </w:r>
      <w:r w:rsidR="00D13ED7" w:rsidRPr="00032308">
        <w:t xml:space="preserve"> are subject to greater monitoring, scrutiny, stigma, and microaggressions </w:t>
      </w:r>
      <w:r w:rsidR="000E7983">
        <w:t>from Whites</w:t>
      </w:r>
      <w:r w:rsidR="00D13ED7" w:rsidRPr="00032308">
        <w:t>, which have similar implications for mental health</w:t>
      </w:r>
      <w:r w:rsidR="00D1134E" w:rsidRPr="00032308">
        <w:t xml:space="preserve">. </w:t>
      </w:r>
      <w:r w:rsidR="000E7983">
        <w:t xml:space="preserve">Empirically, </w:t>
      </w:r>
      <w:r w:rsidR="004231E4" w:rsidRPr="00032308">
        <w:t xml:space="preserve">@hicken2014 found that Black Americans residing in Chicago reported higher levels of racism-related vigilance compared </w:t>
      </w:r>
      <w:r w:rsidR="002278E6" w:rsidRPr="00032308">
        <w:t xml:space="preserve">with </w:t>
      </w:r>
      <w:r w:rsidR="004231E4" w:rsidRPr="00032308">
        <w:t>Whites, which served as a mechanism for</w:t>
      </w:r>
      <w:r w:rsidR="000E7983">
        <w:t xml:space="preserve"> increased risk of</w:t>
      </w:r>
      <w:r w:rsidR="004231E4" w:rsidRPr="00032308">
        <w:t xml:space="preserve"> chronic stress and a hypertension. </w:t>
      </w:r>
    </w:p>
    <w:p w14:paraId="19967EF5" w14:textId="19625A4C" w:rsidR="005D76DE" w:rsidRPr="00032308" w:rsidRDefault="00FF6931" w:rsidP="000E7983">
      <w:pPr>
        <w:pStyle w:val="NormalWeb"/>
        <w:spacing w:before="0" w:beforeAutospacing="0" w:after="0" w:afterAutospacing="0" w:line="480" w:lineRule="auto"/>
        <w:ind w:firstLine="720"/>
      </w:pPr>
      <w:commentRangeStart w:id="140"/>
      <w:r>
        <w:t>Finally, r</w:t>
      </w:r>
      <w:r w:rsidR="008C3AA7" w:rsidRPr="00032308">
        <w:t xml:space="preserve">esidential separation </w:t>
      </w:r>
      <w:r>
        <w:t xml:space="preserve">can also affect the resources and financial circumstances of </w:t>
      </w:r>
      <w:r w:rsidRPr="00032308">
        <w:t>Black</w:t>
      </w:r>
      <w:r w:rsidR="008C3AA7" w:rsidRPr="00032308">
        <w:t xml:space="preserve"> and White populations by increasing the cost-burden of housing</w:t>
      </w:r>
      <w:r>
        <w:t xml:space="preserve"> in segregated places</w:t>
      </w:r>
      <w:r w:rsidR="008C3AA7" w:rsidRPr="00032308">
        <w:t xml:space="preserve">. </w:t>
      </w:r>
      <w:r w:rsidR="00511E96">
        <w:t xml:space="preserve">Because income and socioeconomic status are foundational drivers of health status, housing-related cost burden could have substantial effects on longevity albeit through differing pathways for Black and White populations. </w:t>
      </w:r>
      <w:r w:rsidR="008C3AA7" w:rsidRPr="00032308">
        <w:t>@daniels1975 found that White</w:t>
      </w:r>
      <w:r w:rsidR="00BC32E0" w:rsidRPr="00032308">
        <w:t xml:space="preserve"> renters</w:t>
      </w:r>
      <w:r>
        <w:t>, intent on living in predominately White neighborhoods,</w:t>
      </w:r>
      <w:r w:rsidR="00BC32E0" w:rsidRPr="00032308">
        <w:t xml:space="preserve"> paid</w:t>
      </w:r>
      <w:r w:rsidR="008C3AA7" w:rsidRPr="00032308">
        <w:t xml:space="preserve"> </w:t>
      </w:r>
      <w:r w:rsidR="00BC32E0" w:rsidRPr="00032308">
        <w:t>a</w:t>
      </w:r>
      <w:r>
        <w:t xml:space="preserve"> </w:t>
      </w:r>
      <w:r w:rsidR="00BC32E0" w:rsidRPr="00032308">
        <w:t>premium</w:t>
      </w:r>
      <w:r>
        <w:t xml:space="preserve"> to segregate from Black populations</w:t>
      </w:r>
      <w:r w:rsidR="00BC32E0" w:rsidRPr="00032308">
        <w:t>.</w:t>
      </w:r>
      <w:r>
        <w:t xml:space="preserve"> Meanwhile, for Black </w:t>
      </w:r>
      <w:r w:rsidR="00511E96">
        <w:t xml:space="preserve">homeowners, </w:t>
      </w:r>
      <w:r w:rsidR="00511E96" w:rsidRPr="00032308">
        <w:t>@</w:t>
      </w:r>
      <w:r w:rsidR="00BC32E0" w:rsidRPr="00032308">
        <w:t>akbar2025</w:t>
      </w:r>
      <w:r>
        <w:t xml:space="preserve"> showed that Black homeowners </w:t>
      </w:r>
      <w:r w:rsidR="00511E96">
        <w:t xml:space="preserve">in pre-war U.S. Cities </w:t>
      </w:r>
      <w:r w:rsidR="00BC32E0" w:rsidRPr="00032308">
        <w:t>paid a 28 percent premium to purchase a home in a majority White neighborhood</w:t>
      </w:r>
      <w:r w:rsidR="00511E96">
        <w:t xml:space="preserve"> arising out of a combination of cost and stigma</w:t>
      </w:r>
      <w:r w:rsidR="00BC32E0" w:rsidRPr="00032308">
        <w:t xml:space="preserve">. Housing cost burden could significantly affect </w:t>
      </w:r>
      <w:r w:rsidR="00BC32E0" w:rsidRPr="00032308">
        <w:lastRenderedPageBreak/>
        <w:t>longevity</w:t>
      </w:r>
      <w:r w:rsidR="00511E96">
        <w:t xml:space="preserve"> through </w:t>
      </w:r>
      <w:r w:rsidR="00BC32E0" w:rsidRPr="00032308">
        <w:t>reduc</w:t>
      </w:r>
      <w:r w:rsidR="00511E96">
        <w:t xml:space="preserve">tions in spending </w:t>
      </w:r>
      <w:r w:rsidR="00BC32E0" w:rsidRPr="00032308">
        <w:t>power and potentially wealth accumulation [@</w:t>
      </w:r>
      <w:r w:rsidR="008F1DF2" w:rsidRPr="00032308">
        <w:t>hurd2003].</w:t>
      </w:r>
      <w:r w:rsidR="002278E6" w:rsidRPr="00032308">
        <w:t xml:space="preserve"> </w:t>
      </w:r>
      <w:commentRangeEnd w:id="140"/>
      <w:r w:rsidR="00B827BC">
        <w:rPr>
          <w:rStyle w:val="CommentReference"/>
          <w:rFonts w:asciiTheme="minorHAnsi" w:eastAsiaTheme="minorHAnsi" w:hAnsiTheme="minorHAnsi" w:cstheme="minorBidi"/>
          <w:kern w:val="2"/>
          <w14:ligatures w14:val="standardContextual"/>
        </w:rPr>
        <w:commentReference w:id="140"/>
      </w:r>
    </w:p>
    <w:p w14:paraId="0A07BE7F" w14:textId="46872F60" w:rsidR="00DF2F52" w:rsidRPr="00032308" w:rsidRDefault="007709DE" w:rsidP="00532DAE">
      <w:pPr>
        <w:pStyle w:val="NormalWeb"/>
        <w:spacing w:before="0" w:beforeAutospacing="0" w:after="0" w:afterAutospacing="0" w:line="480" w:lineRule="auto"/>
        <w:rPr>
          <w:b/>
          <w:bCs/>
        </w:rPr>
      </w:pPr>
      <w:r>
        <w:rPr>
          <w:b/>
          <w:bCs/>
        </w:rPr>
        <w:t>\</w:t>
      </w:r>
      <w:proofErr w:type="gramStart"/>
      <w:r>
        <w:rPr>
          <w:b/>
          <w:bCs/>
        </w:rPr>
        <w:t>subsection{</w:t>
      </w:r>
      <w:commentRangeStart w:id="141"/>
      <w:proofErr w:type="gramEnd"/>
      <w:r w:rsidR="00DF2F52" w:rsidRPr="00032308">
        <w:rPr>
          <w:b/>
          <w:bCs/>
        </w:rPr>
        <w:t>Income Segregation</w:t>
      </w:r>
      <w:commentRangeEnd w:id="141"/>
      <w:r w:rsidR="00B827BC">
        <w:rPr>
          <w:rStyle w:val="CommentReference"/>
          <w:rFonts w:asciiTheme="minorHAnsi" w:eastAsiaTheme="minorHAnsi" w:hAnsiTheme="minorHAnsi" w:cstheme="minorBidi"/>
          <w:kern w:val="2"/>
          <w14:ligatures w14:val="standardContextual"/>
        </w:rPr>
        <w:commentReference w:id="141"/>
      </w:r>
      <w:r>
        <w:rPr>
          <w:b/>
          <w:bCs/>
        </w:rPr>
        <w:t>}</w:t>
      </w:r>
    </w:p>
    <w:p w14:paraId="0F3F7502" w14:textId="1C0AC802" w:rsidR="000F38DF" w:rsidRPr="00032308" w:rsidRDefault="00387FD2" w:rsidP="00387FD2">
      <w:pPr>
        <w:spacing w:after="0" w:line="480" w:lineRule="auto"/>
        <w:ind w:firstLine="720"/>
        <w:rPr>
          <w:rFonts w:ascii="Times New Roman" w:hAnsi="Times New Roman" w:cs="Times New Roman"/>
        </w:rPr>
      </w:pPr>
      <w:r>
        <w:rPr>
          <w:rFonts w:ascii="Times New Roman" w:hAnsi="Times New Roman" w:cs="Times New Roman"/>
        </w:rPr>
        <w:t xml:space="preserve">Another pathway, in addition </w:t>
      </w:r>
      <w:r w:rsidR="00594CC3" w:rsidRPr="00032308">
        <w:rPr>
          <w:rFonts w:ascii="Times New Roman" w:hAnsi="Times New Roman" w:cs="Times New Roman"/>
        </w:rPr>
        <w:t>to neighborhood-level</w:t>
      </w:r>
      <w:r w:rsidR="004B73E7" w:rsidRPr="00032308">
        <w:rPr>
          <w:rFonts w:ascii="Times New Roman" w:hAnsi="Times New Roman" w:cs="Times New Roman"/>
        </w:rPr>
        <w:t xml:space="preserve"> mechanisms</w:t>
      </w:r>
      <w:r w:rsidR="00594CC3" w:rsidRPr="00032308">
        <w:rPr>
          <w:rFonts w:ascii="Times New Roman" w:hAnsi="Times New Roman" w:cs="Times New Roman"/>
        </w:rPr>
        <w:t>,</w:t>
      </w:r>
      <w:r w:rsidR="00CB580A">
        <w:rPr>
          <w:rFonts w:ascii="Times New Roman" w:hAnsi="Times New Roman" w:cs="Times New Roman"/>
        </w:rPr>
        <w:t xml:space="preserve"> are</w:t>
      </w:r>
      <w:r w:rsidR="00594CC3" w:rsidRPr="00032308">
        <w:rPr>
          <w:rFonts w:ascii="Times New Roman" w:hAnsi="Times New Roman" w:cs="Times New Roman"/>
        </w:rPr>
        <w:t xml:space="preserve"> </w:t>
      </w:r>
      <w:commentRangeStart w:id="142"/>
      <w:r w:rsidR="00594CC3" w:rsidRPr="00032308">
        <w:rPr>
          <w:rFonts w:ascii="Times New Roman" w:hAnsi="Times New Roman" w:cs="Times New Roman"/>
        </w:rPr>
        <w:t>county</w:t>
      </w:r>
      <w:commentRangeEnd w:id="142"/>
      <w:r w:rsidR="00B827BC">
        <w:rPr>
          <w:rStyle w:val="CommentReference"/>
        </w:rPr>
        <w:commentReference w:id="142"/>
      </w:r>
      <w:r w:rsidR="00594CC3" w:rsidRPr="00032308">
        <w:rPr>
          <w:rFonts w:ascii="Times New Roman" w:hAnsi="Times New Roman" w:cs="Times New Roman"/>
        </w:rPr>
        <w:t xml:space="preserve">-level </w:t>
      </w:r>
      <w:r w:rsidR="00CB580A">
        <w:rPr>
          <w:rFonts w:ascii="Times New Roman" w:hAnsi="Times New Roman" w:cs="Times New Roman"/>
        </w:rPr>
        <w:t>features of</w:t>
      </w:r>
      <w:r w:rsidR="00594CC3" w:rsidRPr="00032308">
        <w:rPr>
          <w:rFonts w:ascii="Times New Roman" w:hAnsi="Times New Roman" w:cs="Times New Roman"/>
        </w:rPr>
        <w:t xml:space="preserve"> </w:t>
      </w:r>
      <w:r w:rsidR="00CB580A">
        <w:rPr>
          <w:rFonts w:ascii="Times New Roman" w:hAnsi="Times New Roman" w:cs="Times New Roman"/>
        </w:rPr>
        <w:t xml:space="preserve">segregated places </w:t>
      </w:r>
      <w:r w:rsidR="00594CC3" w:rsidRPr="00032308">
        <w:rPr>
          <w:rFonts w:ascii="Times New Roman" w:hAnsi="Times New Roman" w:cs="Times New Roman"/>
        </w:rPr>
        <w:t xml:space="preserve">that shape the population health outcomes of </w:t>
      </w:r>
      <w:r w:rsidR="00CB580A">
        <w:rPr>
          <w:rFonts w:ascii="Times New Roman" w:hAnsi="Times New Roman" w:cs="Times New Roman"/>
        </w:rPr>
        <w:t xml:space="preserve">all </w:t>
      </w:r>
      <w:r w:rsidR="00594CC3" w:rsidRPr="00032308">
        <w:rPr>
          <w:rFonts w:ascii="Times New Roman" w:hAnsi="Times New Roman" w:cs="Times New Roman"/>
        </w:rPr>
        <w:t xml:space="preserve">residents. </w:t>
      </w:r>
      <w:r w:rsidR="00BB2BB5" w:rsidRPr="00032308">
        <w:rPr>
          <w:rFonts w:ascii="Times New Roman" w:hAnsi="Times New Roman" w:cs="Times New Roman"/>
        </w:rPr>
        <w:t xml:space="preserve">One </w:t>
      </w:r>
      <w:r w:rsidR="00C86E18" w:rsidRPr="00032308">
        <w:rPr>
          <w:rFonts w:ascii="Times New Roman" w:hAnsi="Times New Roman" w:cs="Times New Roman"/>
        </w:rPr>
        <w:t>mechanism</w:t>
      </w:r>
      <w:r w:rsidR="00BB2BB5" w:rsidRPr="00032308">
        <w:rPr>
          <w:rFonts w:ascii="Times New Roman" w:hAnsi="Times New Roman" w:cs="Times New Roman"/>
        </w:rPr>
        <w:t xml:space="preserve"> that is particularly consequential for individual outcomes</w:t>
      </w:r>
      <w:r w:rsidR="005B32E3" w:rsidRPr="00032308">
        <w:rPr>
          <w:rFonts w:ascii="Times New Roman" w:hAnsi="Times New Roman" w:cs="Times New Roman"/>
        </w:rPr>
        <w:t xml:space="preserve">, </w:t>
      </w:r>
      <w:commentRangeStart w:id="143"/>
      <w:commentRangeStart w:id="144"/>
      <w:commentRangeStart w:id="145"/>
      <w:r w:rsidR="00C86E18" w:rsidRPr="00032308">
        <w:rPr>
          <w:rFonts w:ascii="Times New Roman" w:hAnsi="Times New Roman" w:cs="Times New Roman"/>
        </w:rPr>
        <w:t>such as</w:t>
      </w:r>
      <w:r w:rsidR="005B32E3" w:rsidRPr="00032308">
        <w:rPr>
          <w:rFonts w:ascii="Times New Roman" w:hAnsi="Times New Roman" w:cs="Times New Roman"/>
        </w:rPr>
        <w:t xml:space="preserve"> intergenerational mobility</w:t>
      </w:r>
      <w:commentRangeEnd w:id="143"/>
      <w:r w:rsidR="0083167F">
        <w:rPr>
          <w:rStyle w:val="CommentReference"/>
        </w:rPr>
        <w:commentReference w:id="143"/>
      </w:r>
      <w:commentRangeEnd w:id="144"/>
      <w:r w:rsidR="005958B4">
        <w:rPr>
          <w:rStyle w:val="CommentReference"/>
        </w:rPr>
        <w:commentReference w:id="144"/>
      </w:r>
      <w:commentRangeEnd w:id="145"/>
      <w:r w:rsidR="005958B4">
        <w:rPr>
          <w:rStyle w:val="CommentReference"/>
        </w:rPr>
        <w:commentReference w:id="145"/>
      </w:r>
      <w:r w:rsidR="005B32E3" w:rsidRPr="00032308">
        <w:rPr>
          <w:rFonts w:ascii="Times New Roman" w:hAnsi="Times New Roman" w:cs="Times New Roman"/>
        </w:rPr>
        <w:t>,</w:t>
      </w:r>
      <w:r w:rsidR="00BB2BB5" w:rsidRPr="00032308">
        <w:rPr>
          <w:rFonts w:ascii="Times New Roman" w:hAnsi="Times New Roman" w:cs="Times New Roman"/>
        </w:rPr>
        <w:t xml:space="preserve"> is income segregation</w:t>
      </w:r>
      <w:r w:rsidR="005B32E3" w:rsidRPr="00032308">
        <w:rPr>
          <w:rFonts w:ascii="Times New Roman" w:hAnsi="Times New Roman" w:cs="Times New Roman"/>
        </w:rPr>
        <w:t xml:space="preserve"> [@chetty2014 :34]</w:t>
      </w:r>
      <w:r w:rsidR="00BB2BB5" w:rsidRPr="00032308">
        <w:rPr>
          <w:rFonts w:ascii="Times New Roman" w:hAnsi="Times New Roman" w:cs="Times New Roman"/>
        </w:rPr>
        <w:t>.</w:t>
      </w:r>
      <w:r w:rsidR="007A3FCE" w:rsidRPr="00032308">
        <w:rPr>
          <w:rFonts w:ascii="Times New Roman" w:hAnsi="Times New Roman" w:cs="Times New Roman"/>
        </w:rPr>
        <w:t xml:space="preserve"> Because</w:t>
      </w:r>
      <w:r w:rsidR="006B4F80" w:rsidRPr="00032308">
        <w:rPr>
          <w:rFonts w:ascii="Times New Roman" w:hAnsi="Times New Roman" w:cs="Times New Roman"/>
        </w:rPr>
        <w:t xml:space="preserve"> income and race are tightly correlated</w:t>
      </w:r>
      <w:r w:rsidR="008B6704" w:rsidRPr="00032308">
        <w:rPr>
          <w:rFonts w:ascii="Times New Roman" w:hAnsi="Times New Roman" w:cs="Times New Roman"/>
        </w:rPr>
        <w:t xml:space="preserve"> [</w:t>
      </w:r>
      <w:r w:rsidR="006B4F80" w:rsidRPr="00032308">
        <w:rPr>
          <w:rFonts w:ascii="Times New Roman" w:hAnsi="Times New Roman" w:cs="Times New Roman"/>
        </w:rPr>
        <w:t>@reardon2011</w:t>
      </w:r>
      <w:r w:rsidR="00AC11B6" w:rsidRPr="00032308">
        <w:rPr>
          <w:rFonts w:ascii="Times New Roman" w:hAnsi="Times New Roman" w:cs="Times New Roman"/>
        </w:rPr>
        <w:t>; @massey1990</w:t>
      </w:r>
      <w:r w:rsidR="00C77E18" w:rsidRPr="00032308">
        <w:rPr>
          <w:rFonts w:ascii="Times New Roman" w:hAnsi="Times New Roman" w:cs="Times New Roman"/>
        </w:rPr>
        <w:t>]</w:t>
      </w:r>
      <w:r w:rsidR="00C77E18">
        <w:rPr>
          <w:rFonts w:ascii="Times New Roman" w:hAnsi="Times New Roman" w:cs="Times New Roman"/>
        </w:rPr>
        <w:t xml:space="preserve"> </w:t>
      </w:r>
      <w:r w:rsidR="007A3FCE" w:rsidRPr="00032308">
        <w:rPr>
          <w:rFonts w:ascii="Times New Roman" w:hAnsi="Times New Roman" w:cs="Times New Roman"/>
        </w:rPr>
        <w:t xml:space="preserve">racial segregation </w:t>
      </w:r>
      <w:r w:rsidR="008B6704" w:rsidRPr="00032308">
        <w:rPr>
          <w:rFonts w:ascii="Times New Roman" w:hAnsi="Times New Roman" w:cs="Times New Roman"/>
        </w:rPr>
        <w:t>is</w:t>
      </w:r>
      <w:r w:rsidR="00AC11B6" w:rsidRPr="00032308">
        <w:rPr>
          <w:rFonts w:ascii="Times New Roman" w:hAnsi="Times New Roman" w:cs="Times New Roman"/>
        </w:rPr>
        <w:t xml:space="preserve"> </w:t>
      </w:r>
      <w:r w:rsidR="008B6704" w:rsidRPr="00032308">
        <w:rPr>
          <w:rFonts w:ascii="Times New Roman" w:hAnsi="Times New Roman" w:cs="Times New Roman"/>
        </w:rPr>
        <w:t>associated wit</w:t>
      </w:r>
      <w:r w:rsidR="00AC11B6" w:rsidRPr="00032308">
        <w:rPr>
          <w:rFonts w:ascii="Times New Roman" w:hAnsi="Times New Roman" w:cs="Times New Roman"/>
        </w:rPr>
        <w:t xml:space="preserve">h </w:t>
      </w:r>
      <w:r w:rsidR="007A3FCE" w:rsidRPr="00032308">
        <w:rPr>
          <w:rFonts w:ascii="Times New Roman" w:hAnsi="Times New Roman" w:cs="Times New Roman"/>
        </w:rPr>
        <w:t>income segregation</w:t>
      </w:r>
      <w:r w:rsidR="00C77E18">
        <w:rPr>
          <w:rFonts w:ascii="Times New Roman" w:hAnsi="Times New Roman" w:cs="Times New Roman"/>
        </w:rPr>
        <w:t>, particularly among Whites</w:t>
      </w:r>
      <w:r w:rsidR="008B6704" w:rsidRPr="00032308">
        <w:rPr>
          <w:rFonts w:ascii="Times New Roman" w:hAnsi="Times New Roman" w:cs="Times New Roman"/>
        </w:rPr>
        <w:t xml:space="preserve"> [@jargowsky1996]</w:t>
      </w:r>
      <w:r w:rsidR="007A3FCE" w:rsidRPr="00032308">
        <w:rPr>
          <w:rFonts w:ascii="Times New Roman" w:hAnsi="Times New Roman" w:cs="Times New Roman"/>
        </w:rPr>
        <w:t xml:space="preserve">. </w:t>
      </w:r>
    </w:p>
    <w:p w14:paraId="6BF5CCE1" w14:textId="21755BB3" w:rsidR="0026610E" w:rsidRPr="00032308" w:rsidRDefault="00203C0F" w:rsidP="001E0F8E">
      <w:pPr>
        <w:spacing w:after="0" w:line="480" w:lineRule="auto"/>
        <w:ind w:firstLine="720"/>
        <w:rPr>
          <w:rFonts w:ascii="Times New Roman" w:hAnsi="Times New Roman" w:cs="Times New Roman"/>
        </w:rPr>
      </w:pPr>
      <w:r w:rsidRPr="00032308">
        <w:rPr>
          <w:rFonts w:ascii="Times New Roman" w:hAnsi="Times New Roman" w:cs="Times New Roman"/>
        </w:rPr>
        <w:t>A significant body of literature</w:t>
      </w:r>
      <w:r w:rsidR="000F38DF" w:rsidRPr="00032308">
        <w:rPr>
          <w:rFonts w:ascii="Times New Roman" w:hAnsi="Times New Roman" w:cs="Times New Roman"/>
        </w:rPr>
        <w:t xml:space="preserve"> has drawn links between income segregation and</w:t>
      </w:r>
      <w:r w:rsidR="00816AEA">
        <w:rPr>
          <w:rFonts w:ascii="Times New Roman" w:hAnsi="Times New Roman" w:cs="Times New Roman"/>
        </w:rPr>
        <w:t xml:space="preserve"> downstream effects on</w:t>
      </w:r>
      <w:r w:rsidR="000F38DF" w:rsidRPr="00032308">
        <w:rPr>
          <w:rFonts w:ascii="Times New Roman" w:hAnsi="Times New Roman" w:cs="Times New Roman"/>
        </w:rPr>
        <w:t xml:space="preserve"> long-run individual </w:t>
      </w:r>
      <w:r w:rsidR="00554E2F">
        <w:rPr>
          <w:rFonts w:ascii="Times New Roman" w:hAnsi="Times New Roman" w:cs="Times New Roman"/>
        </w:rPr>
        <w:t xml:space="preserve">economic </w:t>
      </w:r>
      <w:r w:rsidR="00816AEA">
        <w:rPr>
          <w:rFonts w:ascii="Times New Roman" w:hAnsi="Times New Roman" w:cs="Times New Roman"/>
        </w:rPr>
        <w:t>and educational outcomes that shape health</w:t>
      </w:r>
      <w:r w:rsidR="000F38DF" w:rsidRPr="00032308">
        <w:rPr>
          <w:rFonts w:ascii="Times New Roman" w:hAnsi="Times New Roman" w:cs="Times New Roman"/>
        </w:rPr>
        <w:t xml:space="preserve">. </w:t>
      </w:r>
      <w:r w:rsidR="00C207AD" w:rsidRPr="00032308">
        <w:rPr>
          <w:rFonts w:ascii="Times New Roman" w:hAnsi="Times New Roman" w:cs="Times New Roman"/>
        </w:rPr>
        <w:t>@chetty2014 found that income segregation</w:t>
      </w:r>
      <w:r w:rsidR="00A26778" w:rsidRPr="00032308">
        <w:rPr>
          <w:rFonts w:ascii="Times New Roman" w:hAnsi="Times New Roman" w:cs="Times New Roman"/>
        </w:rPr>
        <w:t xml:space="preserve"> </w:t>
      </w:r>
      <w:r w:rsidR="00C86E18" w:rsidRPr="00032308">
        <w:rPr>
          <w:rFonts w:ascii="Times New Roman" w:hAnsi="Times New Roman" w:cs="Times New Roman"/>
        </w:rPr>
        <w:t>significantly reduced the</w:t>
      </w:r>
      <w:r w:rsidR="00A26778" w:rsidRPr="00032308">
        <w:rPr>
          <w:rFonts w:ascii="Times New Roman" w:hAnsi="Times New Roman" w:cs="Times New Roman"/>
        </w:rPr>
        <w:t xml:space="preserve"> </w:t>
      </w:r>
      <w:r w:rsidR="00C207AD" w:rsidRPr="00032308">
        <w:rPr>
          <w:rFonts w:ascii="Times New Roman" w:hAnsi="Times New Roman" w:cs="Times New Roman"/>
        </w:rPr>
        <w:t>upward mobility for both Black and low-income White children</w:t>
      </w:r>
      <w:r w:rsidR="00A26778" w:rsidRPr="00032308">
        <w:rPr>
          <w:rFonts w:ascii="Times New Roman" w:hAnsi="Times New Roman" w:cs="Times New Roman"/>
        </w:rPr>
        <w:t xml:space="preserve"> [34]</w:t>
      </w:r>
      <w:r w:rsidR="00C207AD" w:rsidRPr="00032308">
        <w:rPr>
          <w:rFonts w:ascii="Times New Roman" w:hAnsi="Times New Roman" w:cs="Times New Roman"/>
        </w:rPr>
        <w:t>.</w:t>
      </w:r>
      <w:r w:rsidR="005B32E3" w:rsidRPr="00032308">
        <w:rPr>
          <w:rFonts w:ascii="Times New Roman" w:hAnsi="Times New Roman" w:cs="Times New Roman"/>
        </w:rPr>
        <w:t xml:space="preserve"> </w:t>
      </w:r>
      <w:r w:rsidRPr="00032308">
        <w:rPr>
          <w:rFonts w:ascii="Times New Roman" w:hAnsi="Times New Roman" w:cs="Times New Roman"/>
        </w:rPr>
        <w:t xml:space="preserve">Moreover, @chyn2023 also found that racial segregation </w:t>
      </w:r>
      <w:r w:rsidR="00554E2F">
        <w:rPr>
          <w:rFonts w:ascii="Times New Roman" w:hAnsi="Times New Roman" w:cs="Times New Roman"/>
        </w:rPr>
        <w:t>also</w:t>
      </w:r>
      <w:r w:rsidRPr="00032308">
        <w:rPr>
          <w:rFonts w:ascii="Times New Roman" w:hAnsi="Times New Roman" w:cs="Times New Roman"/>
        </w:rPr>
        <w:t xml:space="preserve"> decreased the upward mobility of Black and low-income White children. </w:t>
      </w:r>
      <w:r w:rsidR="00C86E18" w:rsidRPr="00032308">
        <w:rPr>
          <w:rFonts w:ascii="Times New Roman" w:hAnsi="Times New Roman" w:cs="Times New Roman"/>
        </w:rPr>
        <w:t xml:space="preserve">These effects on upward mobility are particularly consequential </w:t>
      </w:r>
      <w:r w:rsidR="0038203B">
        <w:rPr>
          <w:rFonts w:ascii="Times New Roman" w:hAnsi="Times New Roman" w:cs="Times New Roman"/>
        </w:rPr>
        <w:t>considering</w:t>
      </w:r>
      <w:r w:rsidR="00554E2F">
        <w:rPr>
          <w:rFonts w:ascii="Times New Roman" w:hAnsi="Times New Roman" w:cs="Times New Roman"/>
        </w:rPr>
        <w:t xml:space="preserve"> extensive research demonstrating the health returns to </w:t>
      </w:r>
      <w:r w:rsidR="0038203B">
        <w:rPr>
          <w:rFonts w:ascii="Times New Roman" w:hAnsi="Times New Roman" w:cs="Times New Roman"/>
        </w:rPr>
        <w:t xml:space="preserve">income and educational attainment [@montez2024]. Empirical evidence indicates that </w:t>
      </w:r>
      <w:r w:rsidR="006B4F80" w:rsidRPr="00032308">
        <w:rPr>
          <w:rFonts w:ascii="Times New Roman" w:hAnsi="Times New Roman" w:cs="Times New Roman"/>
        </w:rPr>
        <w:t>education increases longevity</w:t>
      </w:r>
      <w:r w:rsidR="00D159B7" w:rsidRPr="00032308">
        <w:rPr>
          <w:rFonts w:ascii="Times New Roman" w:hAnsi="Times New Roman" w:cs="Times New Roman"/>
        </w:rPr>
        <w:t xml:space="preserve"> through a variety of economic and behavioral mecha</w:t>
      </w:r>
      <w:r w:rsidR="00BF0D3B" w:rsidRPr="00032308">
        <w:rPr>
          <w:rFonts w:ascii="Times New Roman" w:hAnsi="Times New Roman" w:cs="Times New Roman"/>
        </w:rPr>
        <w:t>nisms</w:t>
      </w:r>
      <w:r w:rsidR="006B4F80" w:rsidRPr="00032308">
        <w:rPr>
          <w:rFonts w:ascii="Times New Roman" w:hAnsi="Times New Roman" w:cs="Times New Roman"/>
        </w:rPr>
        <w:t xml:space="preserve"> [@halpern-manners2020; @lleras-muney2022; @montez2024]. </w:t>
      </w:r>
      <w:r w:rsidR="0038203B">
        <w:rPr>
          <w:rFonts w:ascii="Times New Roman" w:hAnsi="Times New Roman" w:cs="Times New Roman"/>
        </w:rPr>
        <w:t xml:space="preserve">For instance, </w:t>
      </w:r>
      <w:r w:rsidR="00A26778" w:rsidRPr="00032308">
        <w:rPr>
          <w:rFonts w:ascii="Times New Roman" w:hAnsi="Times New Roman" w:cs="Times New Roman"/>
        </w:rPr>
        <w:t xml:space="preserve">@halpern-manners2020 found that an additional year of education resulted in </w:t>
      </w:r>
      <w:r w:rsidR="00D159B7" w:rsidRPr="00032308">
        <w:rPr>
          <w:rFonts w:ascii="Times New Roman" w:hAnsi="Times New Roman" w:cs="Times New Roman"/>
        </w:rPr>
        <w:t>.37 additional years of longevity</w:t>
      </w:r>
      <w:r w:rsidR="000E087C" w:rsidRPr="00032308">
        <w:rPr>
          <w:rFonts w:ascii="Times New Roman" w:hAnsi="Times New Roman" w:cs="Times New Roman"/>
        </w:rPr>
        <w:t xml:space="preserve"> for Men born in the early 20</w:t>
      </w:r>
      <w:r w:rsidR="000E087C" w:rsidRPr="00032308">
        <w:rPr>
          <w:rFonts w:ascii="Times New Roman" w:hAnsi="Times New Roman" w:cs="Times New Roman"/>
          <w:vertAlign w:val="superscript"/>
        </w:rPr>
        <w:t>th</w:t>
      </w:r>
      <w:r w:rsidR="000E087C" w:rsidRPr="00032308">
        <w:rPr>
          <w:rFonts w:ascii="Times New Roman" w:hAnsi="Times New Roman" w:cs="Times New Roman"/>
        </w:rPr>
        <w:t xml:space="preserve"> Century</w:t>
      </w:r>
      <w:r w:rsidR="00D159B7" w:rsidRPr="00032308">
        <w:rPr>
          <w:rFonts w:ascii="Times New Roman" w:hAnsi="Times New Roman" w:cs="Times New Roman"/>
        </w:rPr>
        <w:t xml:space="preserve"> (1526).</w:t>
      </w:r>
      <w:r w:rsidR="0038203B">
        <w:rPr>
          <w:rFonts w:ascii="Times New Roman" w:hAnsi="Times New Roman" w:cs="Times New Roman"/>
        </w:rPr>
        <w:t xml:space="preserve"> Moreover, @finch2003 found that household income and material conditions were some of the most consequential determinants of infant health outcomes.</w:t>
      </w:r>
      <w:r w:rsidR="001E0F8E">
        <w:rPr>
          <w:rFonts w:ascii="Times New Roman" w:hAnsi="Times New Roman" w:cs="Times New Roman"/>
        </w:rPr>
        <w:t xml:space="preserve"> A</w:t>
      </w:r>
      <w:r w:rsidR="007A3FCE" w:rsidRPr="00032308">
        <w:rPr>
          <w:rFonts w:ascii="Times New Roman" w:hAnsi="Times New Roman" w:cs="Times New Roman"/>
        </w:rPr>
        <w:t xml:space="preserve"> more limited body of work has also found </w:t>
      </w:r>
      <w:r w:rsidR="00CA07EB">
        <w:rPr>
          <w:rFonts w:ascii="Times New Roman" w:hAnsi="Times New Roman" w:cs="Times New Roman"/>
        </w:rPr>
        <w:t>direct links between</w:t>
      </w:r>
      <w:r w:rsidR="007A3FCE" w:rsidRPr="00032308">
        <w:rPr>
          <w:rFonts w:ascii="Times New Roman" w:hAnsi="Times New Roman" w:cs="Times New Roman"/>
        </w:rPr>
        <w:t xml:space="preserve"> i</w:t>
      </w:r>
      <w:r w:rsidR="00D159B7" w:rsidRPr="00032308">
        <w:rPr>
          <w:rFonts w:ascii="Times New Roman" w:hAnsi="Times New Roman" w:cs="Times New Roman"/>
        </w:rPr>
        <w:t xml:space="preserve">ncome segregation </w:t>
      </w:r>
      <w:r w:rsidR="001E0F8E">
        <w:rPr>
          <w:rFonts w:ascii="Times New Roman" w:hAnsi="Times New Roman" w:cs="Times New Roman"/>
        </w:rPr>
        <w:t xml:space="preserve">and </w:t>
      </w:r>
      <w:r w:rsidR="00D159B7" w:rsidRPr="00032308">
        <w:rPr>
          <w:rFonts w:ascii="Times New Roman" w:hAnsi="Times New Roman" w:cs="Times New Roman"/>
        </w:rPr>
        <w:t>health. @meyer2005 found that</w:t>
      </w:r>
      <w:r w:rsidR="00145478" w:rsidRPr="00032308">
        <w:rPr>
          <w:rFonts w:ascii="Times New Roman" w:hAnsi="Times New Roman" w:cs="Times New Roman"/>
        </w:rPr>
        <w:t xml:space="preserve"> economic </w:t>
      </w:r>
      <w:r w:rsidR="00145478" w:rsidRPr="00032308">
        <w:rPr>
          <w:rFonts w:ascii="Times New Roman" w:hAnsi="Times New Roman" w:cs="Times New Roman"/>
        </w:rPr>
        <w:lastRenderedPageBreak/>
        <w:t xml:space="preserve">segregation </w:t>
      </w:r>
      <w:r w:rsidR="001E0F8E" w:rsidRPr="00032308">
        <w:rPr>
          <w:rFonts w:ascii="Times New Roman" w:hAnsi="Times New Roman" w:cs="Times New Roman"/>
        </w:rPr>
        <w:t>was</w:t>
      </w:r>
      <w:r w:rsidR="00145478" w:rsidRPr="00032308">
        <w:rPr>
          <w:rFonts w:ascii="Times New Roman" w:hAnsi="Times New Roman" w:cs="Times New Roman"/>
        </w:rPr>
        <w:t xml:space="preserve"> associated with greater infant mortality. </w:t>
      </w:r>
      <w:r w:rsidR="009318D7" w:rsidRPr="00032308">
        <w:rPr>
          <w:rFonts w:ascii="Times New Roman" w:hAnsi="Times New Roman" w:cs="Times New Roman"/>
        </w:rPr>
        <w:t>Similarly, @ross2001 found that income segregation was associated with higher working-age mortality</w:t>
      </w:r>
      <w:r w:rsidR="001E0F8E">
        <w:rPr>
          <w:rFonts w:ascii="Times New Roman" w:hAnsi="Times New Roman" w:cs="Times New Roman"/>
        </w:rPr>
        <w:t>.</w:t>
      </w:r>
    </w:p>
    <w:p w14:paraId="55FE8390" w14:textId="2818AC15" w:rsidR="0026610E" w:rsidRPr="00032308" w:rsidRDefault="007709DE" w:rsidP="00532DAE">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roofErr w:type="gramStart"/>
      <w:r>
        <w:rPr>
          <w:rFonts w:ascii="Times New Roman" w:eastAsia="Times New Roman" w:hAnsi="Times New Roman" w:cs="Times New Roman"/>
          <w:b/>
          <w:bCs/>
          <w:kern w:val="0"/>
          <w14:ligatures w14:val="none"/>
        </w:rPr>
        <w:t>subsection{</w:t>
      </w:r>
      <w:proofErr w:type="gramEnd"/>
      <w:r w:rsidR="001E0F8E">
        <w:rPr>
          <w:rFonts w:ascii="Times New Roman" w:eastAsia="Times New Roman" w:hAnsi="Times New Roman" w:cs="Times New Roman"/>
          <w:b/>
          <w:bCs/>
          <w:kern w:val="0"/>
          <w14:ligatures w14:val="none"/>
        </w:rPr>
        <w:t xml:space="preserve">Political Context and </w:t>
      </w:r>
      <w:r w:rsidR="0026610E" w:rsidRPr="00032308">
        <w:rPr>
          <w:rFonts w:ascii="Times New Roman" w:eastAsia="Times New Roman" w:hAnsi="Times New Roman" w:cs="Times New Roman"/>
          <w:b/>
          <w:bCs/>
          <w:kern w:val="0"/>
          <w14:ligatures w14:val="none"/>
        </w:rPr>
        <w:t>Government Spending</w:t>
      </w:r>
      <w:r>
        <w:rPr>
          <w:rFonts w:ascii="Times New Roman" w:eastAsia="Times New Roman" w:hAnsi="Times New Roman" w:cs="Times New Roman"/>
          <w:b/>
          <w:bCs/>
          <w:kern w:val="0"/>
          <w14:ligatures w14:val="none"/>
        </w:rPr>
        <w:t>}</w:t>
      </w:r>
    </w:p>
    <w:p w14:paraId="1C4D0D36" w14:textId="134D0FB9" w:rsidR="00B45A33" w:rsidRPr="00032308" w:rsidRDefault="008B60B6" w:rsidP="008B60B6">
      <w:pPr>
        <w:pStyle w:val="NormalWeb"/>
        <w:spacing w:before="0" w:beforeAutospacing="0" w:after="0" w:afterAutospacing="0" w:line="480" w:lineRule="auto"/>
        <w:ind w:firstLine="720"/>
      </w:pPr>
      <w:del w:id="146" w:author="Matthew Hall" w:date="2025-10-29T14:59:00Z" w16du:dateUtc="2025-10-29T18:59:00Z">
        <w:r w:rsidDel="0083167F">
          <w:delText>A final pathway for s</w:delText>
        </w:r>
      </w:del>
      <w:ins w:id="147" w:author="Matthew Hall" w:date="2025-10-29T14:59:00Z" w16du:dateUtc="2025-10-29T18:59:00Z">
        <w:r w:rsidR="0083167F">
          <w:t>S</w:t>
        </w:r>
      </w:ins>
      <w:r>
        <w:t xml:space="preserve">egregation </w:t>
      </w:r>
      <w:del w:id="148" w:author="Matthew Hall" w:date="2025-10-29T14:59:00Z" w16du:dateUtc="2025-10-29T18:59:00Z">
        <w:r w:rsidDel="0083167F">
          <w:delText xml:space="preserve">to </w:delText>
        </w:r>
      </w:del>
      <w:ins w:id="149" w:author="Matthew Hall" w:date="2025-10-29T14:59:00Z" w16du:dateUtc="2025-10-29T18:59:00Z">
        <w:r w:rsidR="0083167F">
          <w:t xml:space="preserve">also may impact </w:t>
        </w:r>
      </w:ins>
      <w:del w:id="150" w:author="Matthew Hall" w:date="2025-10-29T15:00:00Z" w16du:dateUtc="2025-10-29T19:00:00Z">
        <w:r w:rsidDel="0083167F">
          <w:delText xml:space="preserve">affect </w:delText>
        </w:r>
      </w:del>
      <w:r>
        <w:t>longevity</w:t>
      </w:r>
      <w:del w:id="151" w:author="Matthew Hall" w:date="2025-10-29T15:00:00Z" w16du:dateUtc="2025-10-29T19:00:00Z">
        <w:r w:rsidDel="0083167F">
          <w:delText>, is</w:delText>
        </w:r>
      </w:del>
      <w:r>
        <w:t xml:space="preserve"> through </w:t>
      </w:r>
      <w:ins w:id="152" w:author="Matthew Hall" w:date="2025-10-29T15:00:00Z" w16du:dateUtc="2025-10-29T19:00:00Z">
        <w:r w:rsidR="0083167F">
          <w:t xml:space="preserve">its influence on </w:t>
        </w:r>
      </w:ins>
      <w:r>
        <w:t>political context, g</w:t>
      </w:r>
      <w:r w:rsidR="001941DD" w:rsidRPr="00032308">
        <w:t>overnment infrastructure</w:t>
      </w:r>
      <w:r>
        <w:t xml:space="preserve">, </w:t>
      </w:r>
      <w:ins w:id="153" w:author="Matthew Hall" w:date="2025-10-29T15:00:00Z" w16du:dateUtc="2025-10-29T19:00:00Z">
        <w:r w:rsidR="0083167F">
          <w:t xml:space="preserve">and </w:t>
        </w:r>
      </w:ins>
      <w:r w:rsidR="00837DCF" w:rsidRPr="00032308">
        <w:t>portfolios of public policies</w:t>
      </w:r>
      <w:r w:rsidR="001941DD" w:rsidRPr="00032308">
        <w:t xml:space="preserve"> </w:t>
      </w:r>
      <w:r w:rsidR="00203C0F" w:rsidRPr="00032308">
        <w:t>across places</w:t>
      </w:r>
      <w:r w:rsidR="001941DD" w:rsidRPr="00032308">
        <w:t xml:space="preserve"> [@montez2020]. </w:t>
      </w:r>
      <w:r>
        <w:t xml:space="preserve">Prior literature has established that segregation is associated with lower spending on welfare, infrastructure, and public services [@chyn2023; @ananat2009]. </w:t>
      </w:r>
      <w:r w:rsidR="00DD5919">
        <w:t>A</w:t>
      </w:r>
      <w:r w:rsidR="00EE2E17" w:rsidRPr="00032308">
        <w:t xml:space="preserve">dministrative units, such as the county or state, are important from </w:t>
      </w:r>
      <w:r w:rsidR="00DD5919">
        <w:t xml:space="preserve">health </w:t>
      </w:r>
      <w:r w:rsidR="00EE2E17" w:rsidRPr="00032308">
        <w:t xml:space="preserve">because they are intrinsically linked to important political, </w:t>
      </w:r>
      <w:r w:rsidR="00DD5919">
        <w:t xml:space="preserve">public health, </w:t>
      </w:r>
      <w:r w:rsidR="00EE2E17" w:rsidRPr="00032308">
        <w:t xml:space="preserve">legal, </w:t>
      </w:r>
      <w:r w:rsidR="00DD5919">
        <w:t xml:space="preserve">and </w:t>
      </w:r>
      <w:r w:rsidR="00EE2E17" w:rsidRPr="00032308">
        <w:t xml:space="preserve">institutional processes that affect individuals living within those boundaries. </w:t>
      </w:r>
      <w:r w:rsidR="00D37D28" w:rsidRPr="00032308">
        <w:t xml:space="preserve">Places with </w:t>
      </w:r>
      <w:r w:rsidR="007438F0" w:rsidRPr="00032308">
        <w:t xml:space="preserve">more politically conservative policy portfolios </w:t>
      </w:r>
      <w:r w:rsidR="00DD5919">
        <w:t>regarding</w:t>
      </w:r>
      <w:r w:rsidR="00D37D28" w:rsidRPr="00032308">
        <w:t xml:space="preserve"> </w:t>
      </w:r>
      <w:del w:id="154" w:author="Matthew Hall" w:date="2025-10-29T15:00:00Z" w16du:dateUtc="2025-10-29T19:00:00Z">
        <w:r w:rsidR="00D37D28" w:rsidRPr="00032308" w:rsidDel="0083167F">
          <w:delText>abortion</w:delText>
        </w:r>
      </w:del>
      <w:ins w:id="155" w:author="Matthew Hall" w:date="2025-10-29T15:00:00Z" w16du:dateUtc="2025-10-29T19:00:00Z">
        <w:r w:rsidR="0083167F">
          <w:t>reproductive health</w:t>
        </w:r>
      </w:ins>
      <w:r w:rsidR="00D37D28" w:rsidRPr="00032308">
        <w:t xml:space="preserve">, </w:t>
      </w:r>
      <w:r w:rsidR="00DD5919" w:rsidRPr="00032308">
        <w:t>spending</w:t>
      </w:r>
      <w:r w:rsidR="007438F0" w:rsidRPr="00032308">
        <w:t xml:space="preserve"> on </w:t>
      </w:r>
      <w:r w:rsidR="00D37D28" w:rsidRPr="00032308">
        <w:t>education,</w:t>
      </w:r>
      <w:r w:rsidR="007438F0" w:rsidRPr="00032308">
        <w:t xml:space="preserve"> </w:t>
      </w:r>
      <w:r w:rsidR="00203C0F" w:rsidRPr="00032308">
        <w:t>income support,</w:t>
      </w:r>
      <w:r w:rsidR="007438F0" w:rsidRPr="00032308">
        <w:t xml:space="preserve"> labor protections, and</w:t>
      </w:r>
      <w:r>
        <w:t xml:space="preserve"> </w:t>
      </w:r>
      <w:r w:rsidR="007438F0" w:rsidRPr="00032308">
        <w:t>housing support [@montez2020: 672]</w:t>
      </w:r>
      <w:r w:rsidR="00D37D28" w:rsidRPr="00032308">
        <w:t xml:space="preserve"> were associated with reduced </w:t>
      </w:r>
      <w:r w:rsidR="007438F0" w:rsidRPr="00032308">
        <w:t>l</w:t>
      </w:r>
      <w:r w:rsidR="00DD5919">
        <w:t>ife expectancy</w:t>
      </w:r>
      <w:r w:rsidR="007438F0" w:rsidRPr="00032308">
        <w:t xml:space="preserve"> among</w:t>
      </w:r>
      <w:r w:rsidR="00D37D28" w:rsidRPr="00032308">
        <w:t xml:space="preserve"> both men and women </w:t>
      </w:r>
      <w:r w:rsidR="00DD5919">
        <w:t>[</w:t>
      </w:r>
      <w:r w:rsidR="00D37D28" w:rsidRPr="00032308">
        <w:t xml:space="preserve">@montez2020: 668]. </w:t>
      </w:r>
      <w:r w:rsidR="00051E38" w:rsidRPr="00032308">
        <w:t>More generally,</w:t>
      </w:r>
      <w:r w:rsidR="00E30097">
        <w:t xml:space="preserve"> e</w:t>
      </w:r>
      <w:r w:rsidR="007641A4" w:rsidRPr="00032308">
        <w:t xml:space="preserve">thnographic work </w:t>
      </w:r>
      <w:r w:rsidR="00E30097">
        <w:t>has provided s</w:t>
      </w:r>
      <w:r w:rsidR="007641A4" w:rsidRPr="00032308">
        <w:t>upport</w:t>
      </w:r>
      <w:r w:rsidR="00E30097">
        <w:t xml:space="preserve"> for </w:t>
      </w:r>
      <w:r w:rsidR="007641A4" w:rsidRPr="00032308">
        <w:t xml:space="preserve">these patterns, showing that low-income Whites, especially in rural areas, are particularly </w:t>
      </w:r>
      <w:r w:rsidR="00E30097">
        <w:t>vulnerable to the</w:t>
      </w:r>
      <w:r w:rsidR="007641A4" w:rsidRPr="00032308">
        <w:t xml:space="preserve"> health effects of conservative policy portfolios </w:t>
      </w:r>
      <w:r w:rsidR="007641A4" w:rsidRPr="00032308">
        <w:rPr>
          <w:rStyle w:val="cite"/>
          <w:rFonts w:eastAsiaTheme="majorEastAsia"/>
        </w:rPr>
        <w:t>[</w:t>
      </w:r>
      <w:r w:rsidR="007641A4" w:rsidRPr="00032308">
        <w:rPr>
          <w:rStyle w:val="cite-id"/>
          <w:rFonts w:eastAsiaTheme="majorEastAsia"/>
        </w:rPr>
        <w:t>@metzl2019</w:t>
      </w:r>
      <w:r w:rsidR="007641A4" w:rsidRPr="00032308">
        <w:rPr>
          <w:rStyle w:val="cite"/>
          <w:rFonts w:eastAsiaTheme="majorEastAsia"/>
        </w:rPr>
        <w:t>].</w:t>
      </w:r>
    </w:p>
    <w:p w14:paraId="3CCF2399" w14:textId="23196EE2" w:rsidR="0002697D" w:rsidRDefault="00705ADE" w:rsidP="009D25D1">
      <w:pPr>
        <w:spacing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Beyond policy decisions that concern health, </w:t>
      </w:r>
      <w:r w:rsidR="00B41E42" w:rsidRPr="00032308">
        <w:rPr>
          <w:rFonts w:ascii="Times New Roman" w:eastAsia="Times New Roman" w:hAnsi="Times New Roman" w:cs="Times New Roman"/>
          <w:kern w:val="0"/>
          <w14:ligatures w14:val="none"/>
        </w:rPr>
        <w:t xml:space="preserve">racial </w:t>
      </w:r>
      <w:r w:rsidR="00E84936" w:rsidRPr="00032308">
        <w:rPr>
          <w:rFonts w:ascii="Times New Roman" w:eastAsia="Times New Roman" w:hAnsi="Times New Roman" w:cs="Times New Roman"/>
          <w:kern w:val="0"/>
          <w14:ligatures w14:val="none"/>
        </w:rPr>
        <w:t xml:space="preserve">segregation </w:t>
      </w:r>
      <w:r w:rsidR="00265849">
        <w:rPr>
          <w:rFonts w:ascii="Times New Roman" w:eastAsia="Times New Roman" w:hAnsi="Times New Roman" w:cs="Times New Roman"/>
          <w:kern w:val="0"/>
          <w14:ligatures w14:val="none"/>
        </w:rPr>
        <w:t xml:space="preserve">also </w:t>
      </w:r>
      <w:r>
        <w:rPr>
          <w:rFonts w:ascii="Times New Roman" w:eastAsia="Times New Roman" w:hAnsi="Times New Roman" w:cs="Times New Roman"/>
          <w:kern w:val="0"/>
          <w14:ligatures w14:val="none"/>
        </w:rPr>
        <w:t>shapes public</w:t>
      </w:r>
      <w:r w:rsidR="00265849">
        <w:rPr>
          <w:rFonts w:ascii="Times New Roman" w:eastAsia="Times New Roman" w:hAnsi="Times New Roman" w:cs="Times New Roman"/>
          <w:kern w:val="0"/>
          <w14:ligatures w14:val="none"/>
        </w:rPr>
        <w:t xml:space="preserve"> support and efficacy of</w:t>
      </w:r>
      <w:r>
        <w:rPr>
          <w:rFonts w:ascii="Times New Roman" w:eastAsia="Times New Roman" w:hAnsi="Times New Roman" w:cs="Times New Roman"/>
          <w:kern w:val="0"/>
          <w14:ligatures w14:val="none"/>
        </w:rPr>
        <w:t xml:space="preserve"> progressive</w:t>
      </w:r>
      <w:r w:rsidR="00265849">
        <w:rPr>
          <w:rFonts w:ascii="Times New Roman" w:eastAsia="Times New Roman" w:hAnsi="Times New Roman" w:cs="Times New Roman"/>
          <w:kern w:val="0"/>
          <w14:ligatures w14:val="none"/>
        </w:rPr>
        <w:t xml:space="preserve"> policies</w:t>
      </w:r>
      <w:r>
        <w:rPr>
          <w:rFonts w:ascii="Times New Roman" w:eastAsia="Times New Roman" w:hAnsi="Times New Roman" w:cs="Times New Roman"/>
          <w:kern w:val="0"/>
          <w14:ligatures w14:val="none"/>
        </w:rPr>
        <w:t xml:space="preserve"> </w:t>
      </w:r>
      <w:r w:rsidR="00265849">
        <w:rPr>
          <w:rFonts w:ascii="Times New Roman" w:eastAsia="Times New Roman" w:hAnsi="Times New Roman" w:cs="Times New Roman"/>
          <w:kern w:val="0"/>
          <w14:ligatures w14:val="none"/>
        </w:rPr>
        <w:t>related to employment, labor</w:t>
      </w:r>
      <w:r w:rsidR="00A56882">
        <w:rPr>
          <w:rFonts w:ascii="Times New Roman" w:eastAsia="Times New Roman" w:hAnsi="Times New Roman" w:cs="Times New Roman"/>
          <w:kern w:val="0"/>
          <w14:ligatures w14:val="none"/>
        </w:rPr>
        <w:t xml:space="preserve"> </w:t>
      </w:r>
      <w:r w:rsidR="00A34D46">
        <w:rPr>
          <w:rFonts w:ascii="Times New Roman" w:eastAsia="Times New Roman" w:hAnsi="Times New Roman" w:cs="Times New Roman"/>
          <w:kern w:val="0"/>
          <w14:ligatures w14:val="none"/>
        </w:rPr>
        <w:t xml:space="preserve">relations </w:t>
      </w:r>
      <w:r w:rsidR="00A56882">
        <w:rPr>
          <w:rFonts w:ascii="Times New Roman" w:eastAsia="Times New Roman" w:hAnsi="Times New Roman" w:cs="Times New Roman"/>
          <w:kern w:val="0"/>
          <w14:ligatures w14:val="none"/>
        </w:rPr>
        <w:t>[@vanheuvelen2025]</w:t>
      </w:r>
      <w:r w:rsidR="00265849">
        <w:rPr>
          <w:rFonts w:ascii="Times New Roman" w:eastAsia="Times New Roman" w:hAnsi="Times New Roman" w:cs="Times New Roman"/>
          <w:kern w:val="0"/>
          <w14:ligatures w14:val="none"/>
        </w:rPr>
        <w:t>, and redistributive poli</w:t>
      </w:r>
      <w:r w:rsidR="00686D02">
        <w:rPr>
          <w:rFonts w:ascii="Times New Roman" w:eastAsia="Times New Roman" w:hAnsi="Times New Roman" w:cs="Times New Roman"/>
          <w:kern w:val="0"/>
          <w14:ligatures w14:val="none"/>
        </w:rPr>
        <w:t>c</w:t>
      </w:r>
      <w:r>
        <w:rPr>
          <w:rFonts w:ascii="Times New Roman" w:eastAsia="Times New Roman" w:hAnsi="Times New Roman" w:cs="Times New Roman"/>
          <w:kern w:val="0"/>
          <w14:ligatures w14:val="none"/>
        </w:rPr>
        <w:t>y</w:t>
      </w:r>
      <w:r w:rsidR="00265849">
        <w:rPr>
          <w:rFonts w:ascii="Times New Roman" w:eastAsia="Times New Roman" w:hAnsi="Times New Roman" w:cs="Times New Roman"/>
          <w:kern w:val="0"/>
          <w14:ligatures w14:val="none"/>
        </w:rPr>
        <w:t xml:space="preserve">. </w:t>
      </w:r>
      <w:r w:rsidR="00265849" w:rsidRPr="00032308">
        <w:rPr>
          <w:rFonts w:ascii="Times New Roman" w:eastAsia="Times New Roman" w:hAnsi="Times New Roman" w:cs="Times New Roman"/>
          <w:kern w:val="0"/>
          <w14:ligatures w14:val="none"/>
        </w:rPr>
        <w:t xml:space="preserve">@ananat2009 found that </w:t>
      </w:r>
      <w:r w:rsidR="00265849">
        <w:rPr>
          <w:rFonts w:ascii="Times New Roman" w:eastAsia="Times New Roman" w:hAnsi="Times New Roman" w:cs="Times New Roman"/>
          <w:kern w:val="0"/>
          <w14:ligatures w14:val="none"/>
        </w:rPr>
        <w:t xml:space="preserve">segregation </w:t>
      </w:r>
      <w:r w:rsidR="00E84936" w:rsidRPr="00032308">
        <w:rPr>
          <w:rFonts w:ascii="Times New Roman" w:eastAsia="Times New Roman" w:hAnsi="Times New Roman" w:cs="Times New Roman"/>
          <w:kern w:val="0"/>
          <w14:ligatures w14:val="none"/>
        </w:rPr>
        <w:t>reduced the efficacy of working-class oriented policies that would improve the economic position of</w:t>
      </w:r>
      <w:r w:rsidR="00265849">
        <w:rPr>
          <w:rFonts w:ascii="Times New Roman" w:eastAsia="Times New Roman" w:hAnsi="Times New Roman" w:cs="Times New Roman"/>
          <w:kern w:val="0"/>
          <w14:ligatures w14:val="none"/>
        </w:rPr>
        <w:t xml:space="preserve"> low-income residents</w:t>
      </w:r>
      <w:r w:rsidR="00E84936" w:rsidRPr="00032308">
        <w:rPr>
          <w:rFonts w:ascii="Times New Roman" w:eastAsia="Times New Roman" w:hAnsi="Times New Roman" w:cs="Times New Roman"/>
          <w:kern w:val="0"/>
          <w14:ligatures w14:val="none"/>
        </w:rPr>
        <w:t xml:space="preserve">. </w:t>
      </w:r>
      <w:r w:rsidR="001941DD" w:rsidRPr="00032308">
        <w:rPr>
          <w:rFonts w:ascii="Times New Roman" w:eastAsia="Times New Roman" w:hAnsi="Times New Roman" w:cs="Times New Roman"/>
          <w:kern w:val="0"/>
          <w14:ligatures w14:val="none"/>
        </w:rPr>
        <w:t xml:space="preserve">@chyn2023 </w:t>
      </w:r>
      <w:r w:rsidR="00F0110A" w:rsidRPr="00032308">
        <w:rPr>
          <w:rFonts w:ascii="Times New Roman" w:eastAsia="Times New Roman" w:hAnsi="Times New Roman" w:cs="Times New Roman"/>
          <w:kern w:val="0"/>
          <w14:ligatures w14:val="none"/>
        </w:rPr>
        <w:t xml:space="preserve">also </w:t>
      </w:r>
      <w:r w:rsidR="001941DD" w:rsidRPr="00032308">
        <w:rPr>
          <w:rFonts w:ascii="Times New Roman" w:eastAsia="Times New Roman" w:hAnsi="Times New Roman" w:cs="Times New Roman"/>
          <w:kern w:val="0"/>
          <w14:ligatures w14:val="none"/>
        </w:rPr>
        <w:t>found that racially segre</w:t>
      </w:r>
      <w:r w:rsidR="00A3144C">
        <w:rPr>
          <w:rFonts w:ascii="Times New Roman" w:eastAsia="Times New Roman" w:hAnsi="Times New Roman" w:cs="Times New Roman"/>
          <w:kern w:val="0"/>
          <w14:ligatures w14:val="none"/>
        </w:rPr>
        <w:t xml:space="preserve">gation produced </w:t>
      </w:r>
      <w:r w:rsidR="001941DD" w:rsidRPr="00032308">
        <w:rPr>
          <w:rFonts w:ascii="Times New Roman" w:eastAsia="Times New Roman" w:hAnsi="Times New Roman" w:cs="Times New Roman"/>
          <w:kern w:val="0"/>
          <w14:ligatures w14:val="none"/>
        </w:rPr>
        <w:t>hi</w:t>
      </w:r>
      <w:r w:rsidR="00A3144C">
        <w:rPr>
          <w:rFonts w:ascii="Times New Roman" w:eastAsia="Times New Roman" w:hAnsi="Times New Roman" w:cs="Times New Roman"/>
          <w:kern w:val="0"/>
          <w14:ligatures w14:val="none"/>
        </w:rPr>
        <w:t>gher</w:t>
      </w:r>
      <w:r w:rsidR="001941DD" w:rsidRPr="00032308">
        <w:rPr>
          <w:rFonts w:ascii="Times New Roman" w:eastAsia="Times New Roman" w:hAnsi="Times New Roman" w:cs="Times New Roman"/>
          <w:kern w:val="0"/>
          <w14:ligatures w14:val="none"/>
        </w:rPr>
        <w:t xml:space="preserve"> levels of racial resentment among White Americans</w:t>
      </w:r>
      <w:r w:rsidR="00E84936" w:rsidRPr="0003230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which</w:t>
      </w:r>
      <w:r w:rsidR="00F0110A" w:rsidRPr="0003230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may serve as </w:t>
      </w:r>
      <w:r w:rsidR="00A3144C">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 xml:space="preserve"> mechanism to </w:t>
      </w:r>
      <w:r w:rsidR="00CF58A5">
        <w:rPr>
          <w:rFonts w:ascii="Times New Roman" w:eastAsia="Times New Roman" w:hAnsi="Times New Roman" w:cs="Times New Roman"/>
          <w:kern w:val="0"/>
          <w14:ligatures w14:val="none"/>
        </w:rPr>
        <w:t xml:space="preserve">decrease </w:t>
      </w:r>
      <w:r w:rsidR="009D25D1">
        <w:rPr>
          <w:rFonts w:ascii="Times New Roman" w:eastAsia="Times New Roman" w:hAnsi="Times New Roman" w:cs="Times New Roman"/>
          <w:kern w:val="0"/>
          <w14:ligatures w14:val="none"/>
        </w:rPr>
        <w:t xml:space="preserve">electoral </w:t>
      </w:r>
      <w:r w:rsidR="00CF58A5">
        <w:rPr>
          <w:rFonts w:ascii="Times New Roman" w:eastAsia="Times New Roman" w:hAnsi="Times New Roman" w:cs="Times New Roman"/>
          <w:kern w:val="0"/>
          <w14:ligatures w14:val="none"/>
        </w:rPr>
        <w:t xml:space="preserve">support for </w:t>
      </w:r>
      <w:r w:rsidR="009D25D1">
        <w:rPr>
          <w:rFonts w:ascii="Times New Roman" w:eastAsia="Times New Roman" w:hAnsi="Times New Roman" w:cs="Times New Roman"/>
          <w:kern w:val="0"/>
          <w14:ligatures w14:val="none"/>
        </w:rPr>
        <w:t>progressive policy</w:t>
      </w:r>
      <w:r w:rsidR="00D37D28" w:rsidRPr="00032308">
        <w:rPr>
          <w:rFonts w:ascii="Times New Roman" w:eastAsia="Times New Roman" w:hAnsi="Times New Roman" w:cs="Times New Roman"/>
          <w:kern w:val="0"/>
          <w14:ligatures w14:val="none"/>
        </w:rPr>
        <w:t>.</w:t>
      </w:r>
      <w:r w:rsidR="009D25D1">
        <w:rPr>
          <w:rFonts w:ascii="Times New Roman" w:eastAsia="Times New Roman" w:hAnsi="Times New Roman" w:cs="Times New Roman"/>
          <w:kern w:val="0"/>
          <w14:ligatures w14:val="none"/>
        </w:rPr>
        <w:t xml:space="preserve"> </w:t>
      </w:r>
      <w:r w:rsidR="00B41C47">
        <w:rPr>
          <w:rFonts w:ascii="Times New Roman" w:eastAsia="Times New Roman" w:hAnsi="Times New Roman" w:cs="Times New Roman"/>
          <w:kern w:val="0"/>
          <w14:ligatures w14:val="none"/>
        </w:rPr>
        <w:t>Whites’ r</w:t>
      </w:r>
      <w:r w:rsidR="00D37D28" w:rsidRPr="00032308">
        <w:rPr>
          <w:rFonts w:ascii="Times New Roman" w:eastAsia="Times New Roman" w:hAnsi="Times New Roman" w:cs="Times New Roman"/>
          <w:kern w:val="0"/>
          <w14:ligatures w14:val="none"/>
        </w:rPr>
        <w:t>acial</w:t>
      </w:r>
      <w:r w:rsidR="00B41C47">
        <w:rPr>
          <w:rFonts w:ascii="Times New Roman" w:eastAsia="Times New Roman" w:hAnsi="Times New Roman" w:cs="Times New Roman"/>
          <w:kern w:val="0"/>
          <w14:ligatures w14:val="none"/>
        </w:rPr>
        <w:t xml:space="preserve">ized </w:t>
      </w:r>
      <w:r w:rsidR="00D37D28" w:rsidRPr="00032308">
        <w:rPr>
          <w:rFonts w:ascii="Times New Roman" w:eastAsia="Times New Roman" w:hAnsi="Times New Roman" w:cs="Times New Roman"/>
          <w:kern w:val="0"/>
          <w14:ligatures w14:val="none"/>
        </w:rPr>
        <w:t>attitudes have long been shown to</w:t>
      </w:r>
      <w:r w:rsidR="001941DD" w:rsidRPr="00032308">
        <w:rPr>
          <w:rFonts w:ascii="Times New Roman" w:eastAsia="Times New Roman" w:hAnsi="Times New Roman" w:cs="Times New Roman"/>
          <w:kern w:val="0"/>
          <w14:ligatures w14:val="none"/>
        </w:rPr>
        <w:t xml:space="preserve"> have implications for </w:t>
      </w:r>
      <w:r w:rsidR="009D25D1">
        <w:rPr>
          <w:rFonts w:ascii="Times New Roman" w:eastAsia="Times New Roman" w:hAnsi="Times New Roman" w:cs="Times New Roman"/>
          <w:kern w:val="0"/>
          <w14:ligatures w14:val="none"/>
        </w:rPr>
        <w:t xml:space="preserve">views about </w:t>
      </w:r>
      <w:r w:rsidR="00E84936" w:rsidRPr="00032308">
        <w:rPr>
          <w:rFonts w:ascii="Times New Roman" w:eastAsia="Times New Roman" w:hAnsi="Times New Roman" w:cs="Times New Roman"/>
          <w:kern w:val="0"/>
          <w14:ligatures w14:val="none"/>
        </w:rPr>
        <w:t>welfare policy</w:t>
      </w:r>
      <w:r w:rsidR="001941DD" w:rsidRPr="00032308">
        <w:rPr>
          <w:rFonts w:ascii="Times New Roman" w:eastAsia="Times New Roman" w:hAnsi="Times New Roman" w:cs="Times New Roman"/>
          <w:kern w:val="0"/>
          <w14:ligatures w14:val="none"/>
        </w:rPr>
        <w:t xml:space="preserve"> and </w:t>
      </w:r>
      <w:r w:rsidR="00E84936" w:rsidRPr="00032308">
        <w:rPr>
          <w:rFonts w:ascii="Times New Roman" w:eastAsia="Times New Roman" w:hAnsi="Times New Roman" w:cs="Times New Roman"/>
          <w:kern w:val="0"/>
          <w14:ligatures w14:val="none"/>
        </w:rPr>
        <w:t>redistributive policy</w:t>
      </w:r>
      <w:r w:rsidR="009D25D1">
        <w:rPr>
          <w:rFonts w:ascii="Times New Roman" w:eastAsia="Times New Roman" w:hAnsi="Times New Roman" w:cs="Times New Roman"/>
          <w:kern w:val="0"/>
          <w14:ligatures w14:val="none"/>
        </w:rPr>
        <w:t xml:space="preserve">, which have direct </w:t>
      </w:r>
      <w:r w:rsidR="009D25D1">
        <w:rPr>
          <w:rFonts w:ascii="Times New Roman" w:eastAsia="Times New Roman" w:hAnsi="Times New Roman" w:cs="Times New Roman"/>
          <w:kern w:val="0"/>
          <w14:ligatures w14:val="none"/>
        </w:rPr>
        <w:lastRenderedPageBreak/>
        <w:t>implications for electoral outcomes</w:t>
      </w:r>
      <w:r w:rsidR="00D37D28" w:rsidRPr="00032308">
        <w:rPr>
          <w:rFonts w:ascii="Times New Roman" w:eastAsia="Times New Roman" w:hAnsi="Times New Roman" w:cs="Times New Roman"/>
          <w:kern w:val="0"/>
          <w14:ligatures w14:val="none"/>
        </w:rPr>
        <w:t xml:space="preserve"> [</w:t>
      </w:r>
      <w:r w:rsidR="009D25D1">
        <w:rPr>
          <w:rFonts w:ascii="Times New Roman" w:eastAsia="Times New Roman" w:hAnsi="Times New Roman" w:cs="Times New Roman"/>
          <w:kern w:val="0"/>
          <w14:ligatures w14:val="none"/>
        </w:rPr>
        <w:t xml:space="preserve">@wetts2018; </w:t>
      </w:r>
      <w:r w:rsidR="00D37D28" w:rsidRPr="00032308">
        <w:rPr>
          <w:rFonts w:ascii="Times New Roman" w:eastAsia="Times New Roman" w:hAnsi="Times New Roman" w:cs="Times New Roman"/>
          <w:kern w:val="0"/>
          <w14:ligatures w14:val="none"/>
        </w:rPr>
        <w:t>@gilens1996]</w:t>
      </w:r>
      <w:r w:rsidR="001941DD"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Indeed</w:t>
      </w:r>
      <w:r w:rsidR="00E84936" w:rsidRPr="00032308">
        <w:rPr>
          <w:rFonts w:ascii="Times New Roman" w:eastAsia="Times New Roman" w:hAnsi="Times New Roman" w:cs="Times New Roman"/>
          <w:kern w:val="0"/>
          <w14:ligatures w14:val="none"/>
        </w:rPr>
        <w:t>, @chyn2023 a</w:t>
      </w:r>
      <w:r w:rsidR="00BA79DE">
        <w:rPr>
          <w:rFonts w:ascii="Times New Roman" w:eastAsia="Times New Roman" w:hAnsi="Times New Roman" w:cs="Times New Roman"/>
          <w:kern w:val="0"/>
          <w14:ligatures w14:val="none"/>
        </w:rPr>
        <w:t>lso</w:t>
      </w:r>
      <w:r w:rsidR="00E84936" w:rsidRPr="00032308">
        <w:rPr>
          <w:rFonts w:ascii="Times New Roman" w:eastAsia="Times New Roman" w:hAnsi="Times New Roman" w:cs="Times New Roman"/>
          <w:kern w:val="0"/>
          <w14:ligatures w14:val="none"/>
        </w:rPr>
        <w:t xml:space="preserve"> found that racial segregation</w:t>
      </w:r>
      <w:r w:rsidR="00FC49EF" w:rsidRPr="00032308">
        <w:rPr>
          <w:rFonts w:ascii="Times New Roman" w:eastAsia="Times New Roman" w:hAnsi="Times New Roman" w:cs="Times New Roman"/>
          <w:kern w:val="0"/>
          <w14:ligatures w14:val="none"/>
        </w:rPr>
        <w:t xml:space="preserve"> </w:t>
      </w:r>
      <w:r w:rsidR="00BA79DE">
        <w:rPr>
          <w:rFonts w:ascii="Times New Roman" w:eastAsia="Times New Roman" w:hAnsi="Times New Roman" w:cs="Times New Roman"/>
          <w:kern w:val="0"/>
          <w14:ligatures w14:val="none"/>
        </w:rPr>
        <w:t>was associated with decreases in spending on</w:t>
      </w:r>
      <w:r w:rsidR="00FC49EF" w:rsidRPr="00032308">
        <w:rPr>
          <w:rFonts w:ascii="Times New Roman" w:eastAsia="Times New Roman" w:hAnsi="Times New Roman" w:cs="Times New Roman"/>
          <w:kern w:val="0"/>
          <w14:ligatures w14:val="none"/>
        </w:rPr>
        <w:t xml:space="preserve"> </w:t>
      </w:r>
      <w:r w:rsidR="00E84936" w:rsidRPr="00032308">
        <w:rPr>
          <w:rFonts w:ascii="Times New Roman" w:eastAsia="Times New Roman" w:hAnsi="Times New Roman" w:cs="Times New Roman"/>
          <w:kern w:val="0"/>
          <w14:ligatures w14:val="none"/>
        </w:rPr>
        <w:t>welfare</w:t>
      </w:r>
      <w:r w:rsidR="00FC49EF" w:rsidRPr="00032308">
        <w:rPr>
          <w:rFonts w:ascii="Times New Roman" w:eastAsia="Times New Roman" w:hAnsi="Times New Roman" w:cs="Times New Roman"/>
          <w:kern w:val="0"/>
          <w14:ligatures w14:val="none"/>
        </w:rPr>
        <w:t>, public goods, a</w:t>
      </w:r>
      <w:r w:rsidR="00E84936" w:rsidRPr="00032308">
        <w:rPr>
          <w:rFonts w:ascii="Times New Roman" w:eastAsia="Times New Roman" w:hAnsi="Times New Roman" w:cs="Times New Roman"/>
          <w:kern w:val="0"/>
          <w14:ligatures w14:val="none"/>
        </w:rPr>
        <w:t>nd infrastructure.</w:t>
      </w:r>
      <w:r w:rsidR="001C79B7" w:rsidRPr="00032308">
        <w:rPr>
          <w:rFonts w:ascii="Times New Roman" w:eastAsia="Times New Roman" w:hAnsi="Times New Roman" w:cs="Times New Roman"/>
          <w:kern w:val="0"/>
          <w14:ligatures w14:val="none"/>
        </w:rPr>
        <w:t xml:space="preserve"> </w:t>
      </w:r>
    </w:p>
    <w:p w14:paraId="10AC0622" w14:textId="6CEAFDC1" w:rsidR="00FC49EF" w:rsidRPr="00032308" w:rsidRDefault="00BA79DE" w:rsidP="00CF58A5">
      <w:pPr>
        <w:spacing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Moreover, a</w:t>
      </w:r>
      <w:r w:rsidR="00CF75B6"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key dimension o</w:t>
      </w:r>
      <w:r w:rsidR="00CF75B6" w:rsidRPr="00032308">
        <w:rPr>
          <w:rFonts w:ascii="Times New Roman" w:eastAsia="Times New Roman" w:hAnsi="Times New Roman" w:cs="Times New Roman"/>
          <w:kern w:val="0"/>
          <w14:ligatures w14:val="none"/>
        </w:rPr>
        <w:t xml:space="preserve">f </w:t>
      </w:r>
      <w:r w:rsidR="0002697D">
        <w:rPr>
          <w:rFonts w:ascii="Times New Roman" w:eastAsia="Times New Roman" w:hAnsi="Times New Roman" w:cs="Times New Roman"/>
          <w:kern w:val="0"/>
          <w14:ligatures w14:val="none"/>
        </w:rPr>
        <w:t xml:space="preserve">government infrastructure is </w:t>
      </w:r>
      <w:r>
        <w:rPr>
          <w:rFonts w:ascii="Times New Roman" w:eastAsia="Times New Roman" w:hAnsi="Times New Roman" w:cs="Times New Roman"/>
          <w:kern w:val="0"/>
          <w14:ligatures w14:val="none"/>
        </w:rPr>
        <w:t>funding for</w:t>
      </w:r>
      <w:r w:rsidR="00942E48" w:rsidRPr="00032308">
        <w:rPr>
          <w:rFonts w:ascii="Times New Roman" w:eastAsia="Times New Roman" w:hAnsi="Times New Roman" w:cs="Times New Roman"/>
          <w:kern w:val="0"/>
          <w14:ligatures w14:val="none"/>
        </w:rPr>
        <w:t xml:space="preserve"> public health </w:t>
      </w:r>
      <w:r w:rsidR="00CF75B6" w:rsidRPr="00032308">
        <w:rPr>
          <w:rFonts w:ascii="Times New Roman" w:eastAsia="Times New Roman" w:hAnsi="Times New Roman" w:cs="Times New Roman"/>
          <w:kern w:val="0"/>
          <w14:ligatures w14:val="none"/>
        </w:rPr>
        <w:t>services that have contributed to significant</w:t>
      </w:r>
      <w:r>
        <w:rPr>
          <w:rFonts w:ascii="Times New Roman" w:eastAsia="Times New Roman" w:hAnsi="Times New Roman" w:cs="Times New Roman"/>
          <w:kern w:val="0"/>
          <w14:ligatures w14:val="none"/>
        </w:rPr>
        <w:t xml:space="preserve"> contemporary and historical improvements in population health </w:t>
      </w:r>
      <w:r w:rsidR="00CF75B6" w:rsidRPr="00032308">
        <w:rPr>
          <w:rFonts w:ascii="Times New Roman" w:eastAsia="Times New Roman" w:hAnsi="Times New Roman" w:cs="Times New Roman"/>
          <w:kern w:val="0"/>
          <w14:ligatures w14:val="none"/>
        </w:rPr>
        <w:t>[@cutler2005</w:t>
      </w:r>
      <w:r w:rsidR="006F6A7F">
        <w:rPr>
          <w:rFonts w:ascii="Times New Roman" w:eastAsia="Times New Roman" w:hAnsi="Times New Roman" w:cs="Times New Roman"/>
          <w:kern w:val="0"/>
          <w14:ligatures w14:val="none"/>
        </w:rPr>
        <w:t xml:space="preserve">; </w:t>
      </w:r>
      <w:r w:rsidR="006F6A7F" w:rsidRPr="00032308">
        <w:rPr>
          <w:rFonts w:ascii="Times New Roman" w:eastAsia="Times New Roman" w:hAnsi="Times New Roman" w:cs="Times New Roman"/>
          <w:kern w:val="0"/>
          <w14:ligatures w14:val="none"/>
        </w:rPr>
        <w:t>@liang2023</w:t>
      </w:r>
      <w:r w:rsidR="00CF75B6" w:rsidRPr="00032308">
        <w:rPr>
          <w:rFonts w:ascii="Times New Roman" w:eastAsia="Times New Roman" w:hAnsi="Times New Roman" w:cs="Times New Roman"/>
          <w:kern w:val="0"/>
          <w14:ligatures w14:val="none"/>
        </w:rPr>
        <w:t>]</w:t>
      </w:r>
      <w:r w:rsidR="00372F69">
        <w:rPr>
          <w:rFonts w:ascii="Times New Roman" w:eastAsia="Times New Roman" w:hAnsi="Times New Roman" w:cs="Times New Roman"/>
          <w:kern w:val="0"/>
          <w14:ligatures w14:val="none"/>
        </w:rPr>
        <w:t>.</w:t>
      </w:r>
      <w:r w:rsidR="006F6A7F">
        <w:rPr>
          <w:rFonts w:ascii="Times New Roman" w:eastAsia="Times New Roman" w:hAnsi="Times New Roman" w:cs="Times New Roman"/>
          <w:kern w:val="0"/>
          <w14:ligatures w14:val="none"/>
        </w:rPr>
        <w:t xml:space="preserve"> </w:t>
      </w:r>
      <w:r w:rsidR="008D2A8C">
        <w:rPr>
          <w:rFonts w:ascii="Times New Roman" w:eastAsia="Times New Roman" w:hAnsi="Times New Roman" w:cs="Times New Roman"/>
          <w:kern w:val="0"/>
          <w14:ligatures w14:val="none"/>
        </w:rPr>
        <w:t>Re</w:t>
      </w:r>
      <w:r w:rsidR="00CF75B6" w:rsidRPr="00032308">
        <w:rPr>
          <w:rFonts w:ascii="Times New Roman" w:eastAsia="Times New Roman" w:hAnsi="Times New Roman" w:cs="Times New Roman"/>
          <w:kern w:val="0"/>
          <w14:ligatures w14:val="none"/>
        </w:rPr>
        <w:t>duc</w:t>
      </w:r>
      <w:r w:rsidR="006F6A7F">
        <w:rPr>
          <w:rFonts w:ascii="Times New Roman" w:eastAsia="Times New Roman" w:hAnsi="Times New Roman" w:cs="Times New Roman"/>
          <w:kern w:val="0"/>
          <w14:ligatures w14:val="none"/>
        </w:rPr>
        <w:t xml:space="preserve">tions in </w:t>
      </w:r>
      <w:r w:rsidR="00CF75B6" w:rsidRPr="00032308">
        <w:rPr>
          <w:rFonts w:ascii="Times New Roman" w:eastAsia="Times New Roman" w:hAnsi="Times New Roman" w:cs="Times New Roman"/>
          <w:kern w:val="0"/>
          <w14:ligatures w14:val="none"/>
        </w:rPr>
        <w:t xml:space="preserve">spending </w:t>
      </w:r>
      <w:r w:rsidR="0002697D">
        <w:rPr>
          <w:rFonts w:ascii="Times New Roman" w:eastAsia="Times New Roman" w:hAnsi="Times New Roman" w:cs="Times New Roman"/>
          <w:kern w:val="0"/>
          <w14:ligatures w14:val="none"/>
        </w:rPr>
        <w:t>on public health services and infrastructure</w:t>
      </w:r>
      <w:r w:rsidR="006F6A7F">
        <w:rPr>
          <w:rFonts w:ascii="Times New Roman" w:eastAsia="Times New Roman" w:hAnsi="Times New Roman" w:cs="Times New Roman"/>
          <w:kern w:val="0"/>
          <w14:ligatures w14:val="none"/>
        </w:rPr>
        <w:t xml:space="preserve"> thus have </w:t>
      </w:r>
      <w:r w:rsidR="008D2A8C">
        <w:rPr>
          <w:rFonts w:ascii="Times New Roman" w:eastAsia="Times New Roman" w:hAnsi="Times New Roman" w:cs="Times New Roman"/>
          <w:kern w:val="0"/>
          <w14:ligatures w14:val="none"/>
        </w:rPr>
        <w:t>important</w:t>
      </w:r>
      <w:r w:rsidR="006F6A7F">
        <w:rPr>
          <w:rFonts w:ascii="Times New Roman" w:eastAsia="Times New Roman" w:hAnsi="Times New Roman" w:cs="Times New Roman"/>
          <w:kern w:val="0"/>
          <w14:ligatures w14:val="none"/>
        </w:rPr>
        <w:t xml:space="preserve"> consequences</w:t>
      </w:r>
      <w:r w:rsidR="008D2A8C">
        <w:rPr>
          <w:rFonts w:ascii="Times New Roman" w:eastAsia="Times New Roman" w:hAnsi="Times New Roman" w:cs="Times New Roman"/>
          <w:kern w:val="0"/>
          <w14:ligatures w14:val="none"/>
        </w:rPr>
        <w:t xml:space="preserve"> for population health and disparities more generally</w:t>
      </w:r>
      <w:r w:rsidR="006F6A7F">
        <w:rPr>
          <w:rFonts w:ascii="Times New Roman" w:eastAsia="Times New Roman" w:hAnsi="Times New Roman" w:cs="Times New Roman"/>
          <w:kern w:val="0"/>
          <w14:ligatures w14:val="none"/>
        </w:rPr>
        <w:t>, regardless of residence within an area</w:t>
      </w:r>
      <w:r w:rsidR="008D2A8C">
        <w:rPr>
          <w:rFonts w:ascii="Times New Roman" w:eastAsia="Times New Roman" w:hAnsi="Times New Roman" w:cs="Times New Roman"/>
          <w:kern w:val="0"/>
          <w14:ligatures w14:val="none"/>
        </w:rPr>
        <w:t xml:space="preserve">. </w:t>
      </w:r>
      <w:r w:rsidR="006F6A7F">
        <w:rPr>
          <w:rFonts w:ascii="Times New Roman" w:eastAsia="Times New Roman" w:hAnsi="Times New Roman" w:cs="Times New Roman"/>
          <w:kern w:val="0"/>
          <w14:ligatures w14:val="none"/>
        </w:rPr>
        <w:t>Through this mechanism, variation in county</w:t>
      </w:r>
      <w:r w:rsidR="00AF6402">
        <w:rPr>
          <w:rFonts w:ascii="Times New Roman" w:eastAsia="Times New Roman" w:hAnsi="Times New Roman" w:cs="Times New Roman"/>
          <w:kern w:val="0"/>
          <w14:ligatures w14:val="none"/>
        </w:rPr>
        <w:t xml:space="preserve">-level health </w:t>
      </w:r>
      <w:r w:rsidR="006F6A7F">
        <w:rPr>
          <w:rFonts w:ascii="Times New Roman" w:eastAsia="Times New Roman" w:hAnsi="Times New Roman" w:cs="Times New Roman"/>
          <w:kern w:val="0"/>
          <w14:ligatures w14:val="none"/>
        </w:rPr>
        <w:t xml:space="preserve">services and </w:t>
      </w:r>
      <w:r w:rsidR="00AF6402">
        <w:rPr>
          <w:rFonts w:ascii="Times New Roman" w:eastAsia="Times New Roman" w:hAnsi="Times New Roman" w:cs="Times New Roman"/>
          <w:kern w:val="0"/>
          <w14:ligatures w14:val="none"/>
        </w:rPr>
        <w:t>infrastructure</w:t>
      </w:r>
      <w:r w:rsidR="006F6A7F">
        <w:rPr>
          <w:rFonts w:ascii="Times New Roman" w:eastAsia="Times New Roman" w:hAnsi="Times New Roman" w:cs="Times New Roman"/>
          <w:kern w:val="0"/>
          <w14:ligatures w14:val="none"/>
        </w:rPr>
        <w:t xml:space="preserve"> could significantly shape longevity</w:t>
      </w:r>
      <w:r w:rsidR="00AF6402">
        <w:rPr>
          <w:rFonts w:ascii="Times New Roman" w:eastAsia="Times New Roman" w:hAnsi="Times New Roman" w:cs="Times New Roman"/>
          <w:kern w:val="0"/>
          <w14:ligatures w14:val="none"/>
        </w:rPr>
        <w:t>.</w:t>
      </w:r>
    </w:p>
    <w:p w14:paraId="6947890A" w14:textId="77777777" w:rsidR="00707228" w:rsidRPr="00032308" w:rsidRDefault="00707228" w:rsidP="00532DAE">
      <w:pPr>
        <w:pStyle w:val="NormalWeb"/>
        <w:spacing w:before="0" w:beforeAutospacing="0" w:after="0" w:afterAutospacing="0" w:line="480" w:lineRule="auto"/>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Prior Work on Racial Segregation and Health}</w:t>
      </w:r>
    </w:p>
    <w:p w14:paraId="78613818" w14:textId="29AAA650" w:rsidR="00707228" w:rsidRPr="00032308" w:rsidRDefault="00707228" w:rsidP="00790074">
      <w:pPr>
        <w:pStyle w:val="NormalWeb"/>
        <w:spacing w:before="0" w:beforeAutospacing="0" w:after="0" w:afterAutospacing="0" w:line="480" w:lineRule="auto"/>
        <w:ind w:firstLine="720"/>
      </w:pPr>
      <w:r w:rsidRPr="00032308">
        <w:t xml:space="preserve">Past work has established that </w:t>
      </w:r>
      <w:r w:rsidR="009475DB">
        <w:t xml:space="preserve">racial </w:t>
      </w:r>
      <w:r w:rsidRPr="00032308">
        <w:t>segregation is associated with negative health outcomes for Black Americans and wide Black-White health disparities. While most studies</w:t>
      </w:r>
      <w:r w:rsidR="009475DB">
        <w:t xml:space="preserve"> </w:t>
      </w:r>
      <w:r w:rsidRPr="00032308">
        <w:t xml:space="preserve">focus on </w:t>
      </w:r>
      <w:r w:rsidR="001C5A0F">
        <w:t xml:space="preserve">the </w:t>
      </w:r>
      <w:r w:rsidRPr="00032308">
        <w:t xml:space="preserve">health outcomes </w:t>
      </w:r>
      <w:r w:rsidR="001C5A0F">
        <w:t xml:space="preserve">of </w:t>
      </w:r>
      <w:r w:rsidRPr="00032308">
        <w:t xml:space="preserve">Black Americans, </w:t>
      </w:r>
      <w:r w:rsidR="00042DD7">
        <w:t xml:space="preserve">a limited number of studies </w:t>
      </w:r>
      <w:r w:rsidRPr="00032308">
        <w:t>consider</w:t>
      </w:r>
      <w:r w:rsidR="00042DD7">
        <w:t xml:space="preserve"> </w:t>
      </w:r>
      <w:r w:rsidRPr="00032308">
        <w:t>the effects of segregation on White Americans, but</w:t>
      </w:r>
      <w:r w:rsidR="00042DD7">
        <w:t xml:space="preserve"> the</w:t>
      </w:r>
      <w:r w:rsidRPr="00032308">
        <w:t xml:space="preserve"> </w:t>
      </w:r>
      <w:r w:rsidR="009475DB">
        <w:t>r</w:t>
      </w:r>
      <w:r w:rsidRPr="00032308">
        <w:t xml:space="preserve">esults </w:t>
      </w:r>
      <w:r w:rsidR="00042DD7">
        <w:t>are mixed due to</w:t>
      </w:r>
      <w:r w:rsidR="005D76DE" w:rsidRPr="00032308">
        <w:t xml:space="preserve"> methodological </w:t>
      </w:r>
      <w:r w:rsidR="00EC46C4" w:rsidRPr="00032308">
        <w:t>limitations.</w:t>
      </w:r>
    </w:p>
    <w:p w14:paraId="44B1ED66" w14:textId="37C88260" w:rsidR="00707228" w:rsidRPr="00032308" w:rsidRDefault="009475DB" w:rsidP="00790074">
      <w:pPr>
        <w:pStyle w:val="NormalWeb"/>
        <w:spacing w:before="0" w:beforeAutospacing="0" w:after="0" w:afterAutospacing="0" w:line="480" w:lineRule="auto"/>
        <w:ind w:firstLine="720"/>
      </w:pPr>
      <w:r>
        <w:t xml:space="preserve">One </w:t>
      </w:r>
      <w:r w:rsidR="00F05421">
        <w:t xml:space="preserve">strand </w:t>
      </w:r>
      <w:r>
        <w:t xml:space="preserve">of research has drawn links between </w:t>
      </w:r>
      <w:r w:rsidR="00F05421">
        <w:t>racial segregation</w:t>
      </w:r>
      <w:r>
        <w:t xml:space="preserve"> and infant birthweight. </w:t>
      </w:r>
      <w:r w:rsidR="00707228" w:rsidRPr="00032308">
        <w:rPr>
          <w:rStyle w:val="cite-id"/>
          <w:rFonts w:eastAsiaTheme="majorEastAsia"/>
        </w:rPr>
        <w:t>@austin2016</w:t>
      </w:r>
      <w:r w:rsidR="00707228" w:rsidRPr="00032308">
        <w:t xml:space="preserve"> found that segregation decreased the birthweight of Black children by 2.8 grams and decreased the birthweight of White children by </w:t>
      </w:r>
      <w:r w:rsidR="001158B1">
        <w:t>0</w:t>
      </w:r>
      <w:r w:rsidR="00707228" w:rsidRPr="00032308">
        <w:t>.63 grams.</w:t>
      </w:r>
      <w:r w:rsidR="00EC46C4" w:rsidRPr="00032308">
        <w:rPr>
          <w:rStyle w:val="cite-id"/>
          <w:rFonts w:eastAsiaTheme="majorEastAsia"/>
        </w:rPr>
        <w:t xml:space="preserve"> However,</w:t>
      </w:r>
      <w:r w:rsidR="00F05421">
        <w:rPr>
          <w:rStyle w:val="cite-id"/>
          <w:rFonts w:eastAsiaTheme="majorEastAsia"/>
        </w:rPr>
        <w:t xml:space="preserve"> another study by</w:t>
      </w:r>
      <w:r w:rsidR="00EC46C4" w:rsidRPr="00032308">
        <w:rPr>
          <w:rStyle w:val="cite-id"/>
          <w:rFonts w:eastAsiaTheme="majorEastAsia"/>
        </w:rPr>
        <w:t xml:space="preserve"> @vu2024</w:t>
      </w:r>
      <w:r w:rsidR="00EC46C4" w:rsidRPr="00032308">
        <w:t xml:space="preserve"> found negative impacts of segregation on the birthweight of Black children no effect of segregation on the birthweight of White children</w:t>
      </w:r>
      <w:r w:rsidR="00707228" w:rsidRPr="00032308">
        <w:t xml:space="preserve">. </w:t>
      </w:r>
    </w:p>
    <w:p w14:paraId="78ED457B" w14:textId="45E93E27" w:rsidR="00707228" w:rsidRPr="00032308" w:rsidRDefault="00EC46C4" w:rsidP="00F05421">
      <w:pPr>
        <w:pStyle w:val="NormalWeb"/>
        <w:spacing w:before="0" w:beforeAutospacing="0" w:after="0" w:afterAutospacing="0" w:line="480" w:lineRule="auto"/>
        <w:ind w:firstLine="720"/>
      </w:pPr>
      <w:del w:id="156" w:author="Matthew Hall" w:date="2025-10-29T15:02:00Z" w16du:dateUtc="2025-10-29T19:02:00Z">
        <w:r w:rsidRPr="00032308" w:rsidDel="0083167F">
          <w:rPr>
            <w:rStyle w:val="cite-id"/>
            <w:rFonts w:eastAsiaTheme="majorEastAsia"/>
          </w:rPr>
          <w:delText>F</w:delText>
        </w:r>
        <w:r w:rsidR="00F05421" w:rsidDel="0083167F">
          <w:rPr>
            <w:rStyle w:val="cite-id"/>
            <w:rFonts w:eastAsiaTheme="majorEastAsia"/>
          </w:rPr>
          <w:delText>urthermore, regarding</w:delText>
        </w:r>
        <w:r w:rsidRPr="00032308" w:rsidDel="0083167F">
          <w:rPr>
            <w:rStyle w:val="cite-id"/>
            <w:rFonts w:eastAsiaTheme="majorEastAsia"/>
          </w:rPr>
          <w:delText xml:space="preserve"> </w:delText>
        </w:r>
      </w:del>
      <w:ins w:id="157" w:author="Matthew Hall" w:date="2025-10-29T15:02:00Z" w16du:dateUtc="2025-10-29T19:02:00Z">
        <w:r w:rsidR="0083167F">
          <w:rPr>
            <w:rStyle w:val="cite-id"/>
            <w:rFonts w:eastAsiaTheme="majorEastAsia"/>
          </w:rPr>
          <w:t xml:space="preserve">On </w:t>
        </w:r>
      </w:ins>
      <w:r w:rsidRPr="00032308">
        <w:rPr>
          <w:rStyle w:val="cite-id"/>
          <w:rFonts w:eastAsiaTheme="majorEastAsia"/>
        </w:rPr>
        <w:t>mortality, @</w:t>
      </w:r>
      <w:r w:rsidR="00707228" w:rsidRPr="00032308">
        <w:rPr>
          <w:rStyle w:val="cite-id"/>
          <w:rFonts w:eastAsiaTheme="majorEastAsia"/>
        </w:rPr>
        <w:t>logan2018</w:t>
      </w:r>
      <w:r w:rsidR="00707228" w:rsidRPr="00032308">
        <w:t xml:space="preserve"> found that</w:t>
      </w:r>
      <w:r w:rsidR="00F05421">
        <w:t>,</w:t>
      </w:r>
      <w:r w:rsidR="00707228" w:rsidRPr="00032308">
        <w:t xml:space="preserve"> in certain contexts, segregation was </w:t>
      </w:r>
      <w:r w:rsidR="009475DB">
        <w:t xml:space="preserve">associated </w:t>
      </w:r>
      <w:r w:rsidRPr="00032308">
        <w:t xml:space="preserve">with </w:t>
      </w:r>
      <w:r w:rsidR="00707228" w:rsidRPr="00032308">
        <w:t>greater mortality</w:t>
      </w:r>
      <w:r w:rsidR="00F05421">
        <w:t xml:space="preserve"> risk</w:t>
      </w:r>
      <w:r w:rsidR="00707228" w:rsidRPr="00032308">
        <w:t xml:space="preserve"> for White Americans</w:t>
      </w:r>
      <w:r w:rsidR="00106544" w:rsidRPr="00032308">
        <w:t xml:space="preserve"> and lower mortality </w:t>
      </w:r>
      <w:r w:rsidR="00F05421">
        <w:t xml:space="preserve">risk </w:t>
      </w:r>
      <w:r w:rsidR="00106544" w:rsidRPr="00032308">
        <w:t>for Black Americans</w:t>
      </w:r>
      <w:r w:rsidR="00707228" w:rsidRPr="00032308">
        <w:t>. This finding</w:t>
      </w:r>
      <w:r w:rsidR="009F74FF">
        <w:t xml:space="preserve"> for Whites</w:t>
      </w:r>
      <w:r w:rsidR="00707228" w:rsidRPr="00032308">
        <w:t xml:space="preserve"> is also </w:t>
      </w:r>
      <w:commentRangeStart w:id="158"/>
      <w:r w:rsidR="00707228" w:rsidRPr="00032308">
        <w:t xml:space="preserve">corroborated </w:t>
      </w:r>
      <w:commentRangeEnd w:id="158"/>
      <w:r w:rsidR="0083167F">
        <w:rPr>
          <w:rStyle w:val="CommentReference"/>
          <w:rFonts w:asciiTheme="minorHAnsi" w:eastAsiaTheme="minorHAnsi" w:hAnsiTheme="minorHAnsi" w:cstheme="minorBidi"/>
          <w:kern w:val="2"/>
          <w14:ligatures w14:val="standardContextual"/>
        </w:rPr>
        <w:commentReference w:id="158"/>
      </w:r>
      <w:r w:rsidR="00707228" w:rsidRPr="00032308">
        <w:t xml:space="preserve">by </w:t>
      </w:r>
      <w:r w:rsidR="00707228" w:rsidRPr="00032308">
        <w:rPr>
          <w:rStyle w:val="cite-id"/>
          <w:rFonts w:eastAsiaTheme="majorEastAsia"/>
        </w:rPr>
        <w:t>@karbeah2023</w:t>
      </w:r>
      <w:r w:rsidR="00707228" w:rsidRPr="00032308">
        <w:t xml:space="preserve"> who found that segregation was </w:t>
      </w:r>
      <w:r w:rsidR="00707228" w:rsidRPr="00032308">
        <w:lastRenderedPageBreak/>
        <w:t xml:space="preserve">associated </w:t>
      </w:r>
      <w:r w:rsidR="00F05421">
        <w:t xml:space="preserve">with </w:t>
      </w:r>
      <w:r w:rsidR="00707228" w:rsidRPr="00032308">
        <w:t xml:space="preserve">greater mortality </w:t>
      </w:r>
      <w:r w:rsidR="00F05421">
        <w:t xml:space="preserve">risk </w:t>
      </w:r>
      <w:r w:rsidR="00707228" w:rsidRPr="00032308">
        <w:t>among White</w:t>
      </w:r>
      <w:r w:rsidR="00106544" w:rsidRPr="00032308">
        <w:t xml:space="preserve"> and Black children.</w:t>
      </w:r>
      <w:r w:rsidR="00707228" w:rsidRPr="00032308">
        <w:t xml:space="preserve"> However,</w:t>
      </w:r>
      <w:r w:rsidR="005D758F" w:rsidRPr="00032308">
        <w:t xml:space="preserve"> </w:t>
      </w:r>
      <w:r w:rsidR="005D758F" w:rsidRPr="00032308">
        <w:rPr>
          <w:rStyle w:val="cite-id"/>
          <w:rFonts w:eastAsiaTheme="majorEastAsia"/>
        </w:rPr>
        <w:t xml:space="preserve">the </w:t>
      </w:r>
      <w:r w:rsidR="0002624E">
        <w:rPr>
          <w:rStyle w:val="cite-id"/>
          <w:rFonts w:eastAsiaTheme="majorEastAsia"/>
        </w:rPr>
        <w:t xml:space="preserve">generalizability of the </w:t>
      </w:r>
      <w:r w:rsidR="005D758F" w:rsidRPr="00032308">
        <w:t xml:space="preserve">conclusions </w:t>
      </w:r>
      <w:r w:rsidR="00EA25E3">
        <w:t>from</w:t>
      </w:r>
      <w:r w:rsidR="00733642">
        <w:t xml:space="preserve"> </w:t>
      </w:r>
      <w:r w:rsidR="005D758F" w:rsidRPr="00032308">
        <w:rPr>
          <w:rStyle w:val="cite-id"/>
          <w:rFonts w:eastAsiaTheme="majorEastAsia"/>
        </w:rPr>
        <w:t>@logan2018</w:t>
      </w:r>
      <w:r w:rsidR="005D758F" w:rsidRPr="00032308">
        <w:t xml:space="preserve"> </w:t>
      </w:r>
      <w:r w:rsidR="00733642">
        <w:t xml:space="preserve">are limited because </w:t>
      </w:r>
      <w:r w:rsidR="005D758F" w:rsidRPr="00032308">
        <w:t xml:space="preserve">they </w:t>
      </w:r>
      <w:r w:rsidR="00733642">
        <w:t>rely</w:t>
      </w:r>
      <w:r w:rsidR="00EA28C6">
        <w:t xml:space="preserve"> exclusively</w:t>
      </w:r>
      <w:r w:rsidR="00733642">
        <w:t xml:space="preserve"> on </w:t>
      </w:r>
      <w:r w:rsidR="005D758F" w:rsidRPr="00032308">
        <w:t xml:space="preserve">death records </w:t>
      </w:r>
      <w:r w:rsidR="0002624E">
        <w:t>from</w:t>
      </w:r>
      <w:r w:rsidR="00733642">
        <w:t xml:space="preserve"> </w:t>
      </w:r>
      <w:r w:rsidR="005D758F" w:rsidRPr="00032308">
        <w:t>North Carolina</w:t>
      </w:r>
      <w:r w:rsidR="00733642">
        <w:t xml:space="preserve">. </w:t>
      </w:r>
      <w:r w:rsidR="0002624E">
        <w:t xml:space="preserve">Moreover, </w:t>
      </w:r>
      <w:r w:rsidR="00707228" w:rsidRPr="00032308">
        <w:rPr>
          <w:rStyle w:val="cite-id"/>
          <w:rFonts w:eastAsiaTheme="majorEastAsia"/>
        </w:rPr>
        <w:t>@karbeah2023</w:t>
      </w:r>
      <w:r w:rsidR="00707228" w:rsidRPr="00032308">
        <w:t xml:space="preserve"> use a</w:t>
      </w:r>
      <w:r w:rsidR="00806350">
        <w:t xml:space="preserve"> measure of segregation that is incongruent with </w:t>
      </w:r>
      <w:r w:rsidR="0002624E">
        <w:t>established segregation theory and measurement</w:t>
      </w:r>
      <w:r w:rsidR="00004E10">
        <w:t>, because of data limitations</w:t>
      </w:r>
      <w:r w:rsidR="0002624E">
        <w:t>. Instead, their measure</w:t>
      </w:r>
      <w:r w:rsidR="00806350">
        <w:t xml:space="preserve"> reflect</w:t>
      </w:r>
      <w:r w:rsidR="0002624E">
        <w:t>s</w:t>
      </w:r>
      <w:r w:rsidR="00806350">
        <w:t xml:space="preserve"> processes </w:t>
      </w:r>
      <w:r w:rsidR="0002624E">
        <w:t>at</w:t>
      </w:r>
      <w:r w:rsidR="00806350">
        <w:t xml:space="preserve"> the neighborhood</w:t>
      </w:r>
      <w:r w:rsidR="0002624E">
        <w:t>-level, because their</w:t>
      </w:r>
      <w:r w:rsidR="00707228" w:rsidRPr="00032308">
        <w:t xml:space="preserve"> measure of segregation </w:t>
      </w:r>
      <w:r w:rsidR="0002624E">
        <w:t xml:space="preserve">is </w:t>
      </w:r>
      <w:r w:rsidR="00707228" w:rsidRPr="00032308">
        <w:t>based on the racial composition of one's neighbors</w:t>
      </w:r>
      <w:r w:rsidR="0002624E">
        <w:t>, rather than the distribution of groups within a place</w:t>
      </w:r>
      <w:r w:rsidR="005D758F" w:rsidRPr="00032308">
        <w:t xml:space="preserve">. </w:t>
      </w:r>
      <w:r w:rsidR="00806350">
        <w:t xml:space="preserve">Because this measure reflects a </w:t>
      </w:r>
      <w:r w:rsidR="005D758F" w:rsidRPr="00032308">
        <w:t>different set of processes</w:t>
      </w:r>
      <w:r w:rsidR="000258BB">
        <w:t>, which the authors acknowledge,</w:t>
      </w:r>
      <w:r w:rsidR="005D758F" w:rsidRPr="00032308">
        <w:t xml:space="preserve"> </w:t>
      </w:r>
      <w:r w:rsidR="00806350">
        <w:t>than what is conceptualized by contemporary segregation scholarship, it is unclear how t</w:t>
      </w:r>
      <w:r w:rsidR="000258BB">
        <w:t>o understand these results in the context of established measures of segregation</w:t>
      </w:r>
      <w:r w:rsidR="005D758F" w:rsidRPr="00032308">
        <w:t xml:space="preserve">. </w:t>
      </w:r>
    </w:p>
    <w:p w14:paraId="418F814F" w14:textId="5050A2B2" w:rsidR="00707228" w:rsidRPr="00032308" w:rsidRDefault="00707228" w:rsidP="000258BB">
      <w:pPr>
        <w:pStyle w:val="NormalWeb"/>
        <w:spacing w:before="0" w:beforeAutospacing="0" w:after="0" w:afterAutospacing="0" w:line="480" w:lineRule="auto"/>
        <w:ind w:firstLine="720"/>
      </w:pPr>
      <w:r w:rsidRPr="00032308">
        <w:t xml:space="preserve">While </w:t>
      </w:r>
      <w:r w:rsidR="00FD7246">
        <w:t>existing studies</w:t>
      </w:r>
      <w:r w:rsidRPr="00032308">
        <w:t xml:space="preserve"> provide ev</w:t>
      </w:r>
      <w:r w:rsidR="002A3543">
        <w:t xml:space="preserve">idence </w:t>
      </w:r>
      <w:r w:rsidR="00566BD7">
        <w:t xml:space="preserve">of </w:t>
      </w:r>
      <w:r w:rsidRPr="00032308">
        <w:t xml:space="preserve">associations between segregation and </w:t>
      </w:r>
      <w:r w:rsidR="002A3543">
        <w:t xml:space="preserve">poor </w:t>
      </w:r>
      <w:r w:rsidRPr="00032308">
        <w:t>health outcomes,</w:t>
      </w:r>
      <w:r w:rsidR="002A3543">
        <w:t xml:space="preserve"> particularly for Black Americans</w:t>
      </w:r>
      <w:r w:rsidR="002A3543" w:rsidRPr="00032308">
        <w:t>, results</w:t>
      </w:r>
      <w:r w:rsidRPr="00032308">
        <w:t xml:space="preserve"> across studies vary</w:t>
      </w:r>
      <w:r w:rsidR="002A3543">
        <w:t>, particularly for White Americans</w:t>
      </w:r>
      <w:r w:rsidR="007F245F">
        <w:t>. One potential explanation for this v</w:t>
      </w:r>
      <w:r w:rsidR="002A3543">
        <w:t>ariation</w:t>
      </w:r>
      <w:r w:rsidR="007F245F">
        <w:t xml:space="preserve"> is that there is </w:t>
      </w:r>
      <w:r w:rsidR="002A3543">
        <w:t xml:space="preserve">true </w:t>
      </w:r>
      <w:r w:rsidR="007F245F">
        <w:t>heterogeneity across places and groups</w:t>
      </w:r>
      <w:r w:rsidR="002A3543">
        <w:t xml:space="preserve">. However, </w:t>
      </w:r>
      <w:r w:rsidR="007F245F">
        <w:t xml:space="preserve">this conclusion cannot be supported without addressing </w:t>
      </w:r>
      <w:r w:rsidRPr="00032308">
        <w:t>important methodological questions</w:t>
      </w:r>
      <w:r w:rsidR="00EB298C">
        <w:t xml:space="preserve"> about </w:t>
      </w:r>
      <w:r w:rsidRPr="00032308">
        <w:t xml:space="preserve">whether these associations </w:t>
      </w:r>
      <w:r w:rsidR="00106544" w:rsidRPr="00032308">
        <w:t>are</w:t>
      </w:r>
      <w:r w:rsidRPr="00032308">
        <w:t xml:space="preserve"> causal. Demographic work has demonstrated that there are many aspects of places, such as the policy context</w:t>
      </w:r>
      <w:r w:rsidR="001F137F">
        <w:t>, infrastructure, and environment</w:t>
      </w:r>
      <w:r w:rsidRPr="00032308">
        <w:t xml:space="preserve">, that are </w:t>
      </w:r>
      <w:r w:rsidR="001F137F">
        <w:t>consequential</w:t>
      </w:r>
      <w:r w:rsidRPr="00032308">
        <w:t xml:space="preserve"> for population health that</w:t>
      </w:r>
      <w:r w:rsidR="00FB6AA1">
        <w:t xml:space="preserve"> are related to </w:t>
      </w:r>
      <w:r w:rsidRPr="00032308">
        <w:t xml:space="preserve">segregation [@montez2020]. </w:t>
      </w:r>
      <w:commentRangeStart w:id="159"/>
      <w:r w:rsidR="00C66F83">
        <w:t>Therefore</w:t>
      </w:r>
      <w:r w:rsidRPr="00032308">
        <w:t>, if residential segregation and longevity are shaped by unobserved</w:t>
      </w:r>
      <w:r w:rsidR="005202F9">
        <w:t xml:space="preserve"> heterogeneity</w:t>
      </w:r>
      <w:r w:rsidRPr="00032308">
        <w:t xml:space="preserve"> or </w:t>
      </w:r>
      <w:r w:rsidR="005202F9">
        <w:t>confounded by other features of counties</w:t>
      </w:r>
      <w:r w:rsidRPr="00032308">
        <w:t xml:space="preserve">, then correlational analyses cannot distinguish whether </w:t>
      </w:r>
      <w:r w:rsidR="008A59BF">
        <w:t>relationships are causal</w:t>
      </w:r>
      <w:r w:rsidRPr="00032308">
        <w:t xml:space="preserve">.  </w:t>
      </w:r>
      <w:commentRangeEnd w:id="159"/>
      <w:r w:rsidR="0083167F">
        <w:rPr>
          <w:rStyle w:val="CommentReference"/>
          <w:rFonts w:asciiTheme="minorHAnsi" w:eastAsiaTheme="minorHAnsi" w:hAnsiTheme="minorHAnsi" w:cstheme="minorBidi"/>
          <w:kern w:val="2"/>
          <w14:ligatures w14:val="standardContextual"/>
        </w:rPr>
        <w:commentReference w:id="159"/>
      </w:r>
    </w:p>
    <w:p w14:paraId="7F1F27D1" w14:textId="4937FDFD" w:rsidR="00707228" w:rsidRPr="00032308" w:rsidRDefault="00691DAA" w:rsidP="008A59BF">
      <w:pPr>
        <w:pStyle w:val="NormalWeb"/>
        <w:spacing w:before="0" w:beforeAutospacing="0" w:after="0" w:afterAutospacing="0" w:line="480" w:lineRule="auto"/>
        <w:ind w:firstLine="720"/>
      </w:pPr>
      <w:commentRangeStart w:id="160"/>
      <w:r>
        <w:t>Finally</w:t>
      </w:r>
      <w:r w:rsidRPr="00032308">
        <w:t xml:space="preserve">, it is important to distinguish the relationship between segregation and health and health </w:t>
      </w:r>
      <w:r w:rsidRPr="00032308">
        <w:rPr>
          <w:i/>
          <w:iCs/>
        </w:rPr>
        <w:t>disparities</w:t>
      </w:r>
      <w:r w:rsidR="008A59BF">
        <w:t>.</w:t>
      </w:r>
      <w:r w:rsidRPr="00032308">
        <w:t xml:space="preserve"> </w:t>
      </w:r>
      <w:r w:rsidR="00EC46C4" w:rsidRPr="00032308">
        <w:t xml:space="preserve">Using life table methods, </w:t>
      </w:r>
      <w:r w:rsidR="00EC46C4" w:rsidRPr="00032308">
        <w:rPr>
          <w:rStyle w:val="cite-id"/>
          <w:rFonts w:eastAsiaTheme="majorEastAsia"/>
        </w:rPr>
        <w:t>@hendi2024</w:t>
      </w:r>
      <w:r w:rsidR="00EC46C4" w:rsidRPr="00032308">
        <w:t xml:space="preserve"> show</w:t>
      </w:r>
      <w:r w:rsidR="008A59BF">
        <w:t xml:space="preserve">ed </w:t>
      </w:r>
      <w:r w:rsidR="00EC46C4" w:rsidRPr="00032308">
        <w:t xml:space="preserve">that segregation </w:t>
      </w:r>
      <w:r w:rsidR="00CA348D">
        <w:t>was</w:t>
      </w:r>
      <w:r w:rsidR="00EC46C4" w:rsidRPr="00032308">
        <w:t xml:space="preserve"> responsible for a 16</w:t>
      </w:r>
      <w:r w:rsidR="00F136C8">
        <w:t>-</w:t>
      </w:r>
      <w:r w:rsidR="00EC46C4" w:rsidRPr="00032308">
        <w:t xml:space="preserve">year increase in the Black-White life expectancy gap for men and a </w:t>
      </w:r>
      <w:r w:rsidR="00F136C8" w:rsidRPr="00032308">
        <w:t>5</w:t>
      </w:r>
      <w:r w:rsidR="00F136C8">
        <w:t>-year</w:t>
      </w:r>
      <w:r w:rsidR="00EC46C4" w:rsidRPr="00032308">
        <w:t xml:space="preserve"> </w:t>
      </w:r>
      <w:r w:rsidR="00EC46C4" w:rsidRPr="00032308">
        <w:lastRenderedPageBreak/>
        <w:t>increase for women between 1990-</w:t>
      </w:r>
      <w:r w:rsidRPr="00032308">
        <w:t>2019.</w:t>
      </w:r>
      <w:r w:rsidR="00707228" w:rsidRPr="00032308">
        <w:t xml:space="preserve"> While studies of Black-White </w:t>
      </w:r>
      <w:r>
        <w:t xml:space="preserve">longevity </w:t>
      </w:r>
      <w:r w:rsidR="00707228" w:rsidRPr="00032308">
        <w:t>gaps are informative for characterizing population-level inequalit</w:t>
      </w:r>
      <w:r w:rsidR="0040393D">
        <w:t>ies</w:t>
      </w:r>
      <w:r w:rsidR="00707228" w:rsidRPr="00032308">
        <w:t>, they obscure important information about the sign and direction of these effects and can be substantively ambiguous without further context [@wrigley-field2025]. Suppose that segregation negatively affects White health positively and Black health negatively, then this relationship could produce a</w:t>
      </w:r>
      <w:r w:rsidR="00636F4E">
        <w:t>n inequality</w:t>
      </w:r>
      <w:r w:rsidR="00707228" w:rsidRPr="00032308">
        <w:t>. However, a</w:t>
      </w:r>
      <w:r w:rsidR="00636F4E">
        <w:t>n inequality</w:t>
      </w:r>
      <w:r w:rsidR="00707228" w:rsidRPr="00032308">
        <w:t xml:space="preserve"> can also be produced if segregation affects both Black and White health negatively but at different magnitudes. </w:t>
      </w:r>
      <w:r w:rsidR="00A94469">
        <w:t xml:space="preserve">Distinguishing </w:t>
      </w:r>
      <w:r w:rsidR="00707228" w:rsidRPr="00032308">
        <w:t>between these relationships</w:t>
      </w:r>
      <w:r w:rsidR="00A94469">
        <w:t xml:space="preserve"> is important</w:t>
      </w:r>
      <w:r w:rsidR="00707228" w:rsidRPr="00032308">
        <w:t>, because longevity</w:t>
      </w:r>
      <w:r w:rsidR="00C60A9A">
        <w:t xml:space="preserve"> inequalities</w:t>
      </w:r>
      <w:r w:rsidR="00707228" w:rsidRPr="00032308">
        <w:t xml:space="preserve"> that arise from the </w:t>
      </w:r>
      <w:r w:rsidR="00C60A9A">
        <w:t>same</w:t>
      </w:r>
      <w:r w:rsidR="00707228" w:rsidRPr="00032308">
        <w:t xml:space="preserve"> or different signed relationship </w:t>
      </w:r>
      <w:r w:rsidR="00C60A9A">
        <w:t xml:space="preserve">point toward </w:t>
      </w:r>
      <w:r w:rsidR="00707228" w:rsidRPr="00032308">
        <w:t xml:space="preserve">distinct implications for sociological theory. </w:t>
      </w:r>
      <w:commentRangeEnd w:id="160"/>
      <w:r w:rsidR="0083167F">
        <w:rPr>
          <w:rStyle w:val="CommentReference"/>
          <w:rFonts w:asciiTheme="minorHAnsi" w:eastAsiaTheme="minorHAnsi" w:hAnsiTheme="minorHAnsi" w:cstheme="minorBidi"/>
          <w:kern w:val="2"/>
          <w14:ligatures w14:val="standardContextual"/>
        </w:rPr>
        <w:commentReference w:id="160"/>
      </w:r>
    </w:p>
    <w:p w14:paraId="2625661F" w14:textId="77777777" w:rsidR="00EF4FCB" w:rsidRPr="00032308" w:rsidRDefault="00EF4FCB" w:rsidP="00532DAE">
      <w:pPr>
        <w:pStyle w:val="NormalWeb"/>
        <w:spacing w:before="0" w:beforeAutospacing="0" w:after="0" w:afterAutospacing="0" w:line="480" w:lineRule="auto"/>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The Present Study}</w:t>
      </w:r>
    </w:p>
    <w:p w14:paraId="53D4369C" w14:textId="3589BB77" w:rsidR="000E4EBB" w:rsidRDefault="006E60D0" w:rsidP="00373EC0">
      <w:pPr>
        <w:pStyle w:val="NormalWeb"/>
        <w:spacing w:before="0" w:beforeAutospacing="0" w:after="0" w:afterAutospacing="0" w:line="480" w:lineRule="auto"/>
        <w:ind w:firstLine="720"/>
      </w:pPr>
      <w:r>
        <w:t>The goal of this paper is to estimate the plausibly</w:t>
      </w:r>
      <w:r w:rsidR="00EF4FCB" w:rsidRPr="00032308">
        <w:t xml:space="preserve"> causal effect of segregation on the longevity of Black and White American</w:t>
      </w:r>
      <w:r w:rsidR="00997AB3">
        <w:t>s</w:t>
      </w:r>
      <w:r w:rsidR="00BF7AB6">
        <w:t xml:space="preserve"> born to early 20</w:t>
      </w:r>
      <w:r w:rsidR="00BF7AB6" w:rsidRPr="00BF7AB6">
        <w:rPr>
          <w:vertAlign w:val="superscript"/>
        </w:rPr>
        <w:t>th</w:t>
      </w:r>
      <w:r w:rsidR="00BF7AB6">
        <w:t xml:space="preserve"> Century birth cohorts and residing in U.S. counties between 1980-2000 in later life</w:t>
      </w:r>
      <w:r w:rsidR="00997AB3">
        <w:t xml:space="preserve">. </w:t>
      </w:r>
      <w:r w:rsidR="000E4EBB">
        <w:t>To establish the effects of segregation on longevity, I rely on a</w:t>
      </w:r>
      <w:r w:rsidR="00373EC0">
        <w:t xml:space="preserve"> validate</w:t>
      </w:r>
      <w:ins w:id="161" w:author="Matthew Hall" w:date="2025-10-29T15:05:00Z" w16du:dateUtc="2025-10-29T19:05:00Z">
        <w:r w:rsidR="0083167F">
          <w:t>d</w:t>
        </w:r>
      </w:ins>
      <w:r w:rsidR="000E4EBB">
        <w:t xml:space="preserve"> instrumental variable approach that leverages variation in the number of local governments</w:t>
      </w:r>
      <w:r w:rsidR="00373EC0">
        <w:t xml:space="preserve"> and federal revenue share</w:t>
      </w:r>
      <w:r w:rsidR="000E4EBB">
        <w:t xml:space="preserve"> within U.S. counties. This instrument induces quasi-random variation in racial segregation</w:t>
      </w:r>
      <w:r w:rsidR="00706B70">
        <w:t xml:space="preserve">, through a Tiebout mechanism, </w:t>
      </w:r>
      <w:r w:rsidR="000E4EBB">
        <w:t xml:space="preserve">from residents sorting into neighborhoods </w:t>
      </w:r>
      <w:r w:rsidR="00EC78CA">
        <w:t>wh</w:t>
      </w:r>
      <w:r w:rsidR="004B6A52">
        <w:t xml:space="preserve">ere local </w:t>
      </w:r>
      <w:r w:rsidR="000E4EBB">
        <w:t xml:space="preserve">governments align </w:t>
      </w:r>
      <w:r w:rsidR="00D74042">
        <w:t xml:space="preserve">best </w:t>
      </w:r>
      <w:r w:rsidR="000E4EBB">
        <w:t xml:space="preserve">with their economic and political preferences. </w:t>
      </w:r>
      <w:r w:rsidR="00D27B46">
        <w:t xml:space="preserve">I combine this </w:t>
      </w:r>
      <w:r w:rsidR="00527DBE">
        <w:t xml:space="preserve">quasi-random </w:t>
      </w:r>
      <w:r w:rsidR="00D27B46">
        <w:t xml:space="preserve">variation with individual-level </w:t>
      </w:r>
      <w:del w:id="162" w:author="Matthew Hall" w:date="2025-10-29T15:05:00Z" w16du:dateUtc="2025-10-29T19:05:00Z">
        <w:r w:rsidR="00373EC0" w:rsidDel="0083167F">
          <w:delText>F</w:delText>
        </w:r>
      </w:del>
      <w:ins w:id="163" w:author="Matthew Hall" w:date="2025-10-29T15:05:00Z" w16du:dateUtc="2025-10-29T19:05:00Z">
        <w:r w:rsidR="0083167F">
          <w:t>f</w:t>
        </w:r>
      </w:ins>
      <w:r w:rsidR="00373EC0">
        <w:t xml:space="preserve">ull </w:t>
      </w:r>
      <w:del w:id="164" w:author="Matthew Hall" w:date="2025-10-29T15:05:00Z" w16du:dateUtc="2025-10-29T19:05:00Z">
        <w:r w:rsidR="00373EC0" w:rsidDel="0083167F">
          <w:delText xml:space="preserve">Count </w:delText>
        </w:r>
      </w:del>
      <w:ins w:id="165" w:author="Matthew Hall" w:date="2025-10-29T15:05:00Z" w16du:dateUtc="2025-10-29T19:05:00Z">
        <w:r w:rsidR="0083167F">
          <w:t xml:space="preserve">count </w:t>
        </w:r>
      </w:ins>
      <w:r w:rsidR="00373EC0">
        <w:t>Census data</w:t>
      </w:r>
      <w:r w:rsidR="00D27B46">
        <w:t xml:space="preserve"> </w:t>
      </w:r>
      <w:r w:rsidR="00C3560C">
        <w:t xml:space="preserve">linked to Social Security Numident mortality records. </w:t>
      </w:r>
      <w:r w:rsidR="003D4279">
        <w:t xml:space="preserve">In accordance with historical record </w:t>
      </w:r>
      <w:r w:rsidR="00EB74C0">
        <w:t xml:space="preserve">and prior </w:t>
      </w:r>
      <w:r w:rsidR="00373EC0">
        <w:t>scholarship</w:t>
      </w:r>
      <w:r w:rsidR="003D4279">
        <w:t>, I also examine how the effects of segregation on longevity vary by educational status to distinguish whether</w:t>
      </w:r>
      <w:r w:rsidR="00EB74C0">
        <w:t xml:space="preserve"> education</w:t>
      </w:r>
      <w:r w:rsidR="00425055">
        <w:t>al status</w:t>
      </w:r>
      <w:r w:rsidR="00EB74C0">
        <w:t xml:space="preserve"> </w:t>
      </w:r>
      <w:r w:rsidR="00425055">
        <w:t xml:space="preserve">moderates </w:t>
      </w:r>
      <w:r w:rsidR="00EB74C0">
        <w:t>the effects of segregation on longevity</w:t>
      </w:r>
      <w:r w:rsidR="003D4279">
        <w:t xml:space="preserve">. </w:t>
      </w:r>
      <w:r w:rsidR="000E4EBB">
        <w:t xml:space="preserve">Establishing the causal effects of segregation on Black and White longevity contribute important clarity about whether </w:t>
      </w:r>
      <w:r w:rsidR="000E4EBB" w:rsidRPr="00032308">
        <w:t xml:space="preserve">Whites' </w:t>
      </w:r>
      <w:r w:rsidR="000E4EBB">
        <w:t xml:space="preserve">zero-sum beliefs reflect realized </w:t>
      </w:r>
      <w:r w:rsidR="000E4EBB" w:rsidRPr="00032308">
        <w:t>benefit</w:t>
      </w:r>
      <w:r w:rsidR="000E4EBB">
        <w:t xml:space="preserve">s </w:t>
      </w:r>
      <w:r w:rsidR="000E4EBB" w:rsidRPr="00032308">
        <w:t xml:space="preserve">from </w:t>
      </w:r>
      <w:r w:rsidR="000E4EBB" w:rsidRPr="00032308">
        <w:lastRenderedPageBreak/>
        <w:t>segregation</w:t>
      </w:r>
      <w:r w:rsidR="000E4EBB">
        <w:t xml:space="preserve"> or </w:t>
      </w:r>
      <w:r w:rsidR="00425055">
        <w:t>symbolic benefits that serve as a</w:t>
      </w:r>
      <w:r w:rsidR="00964279">
        <w:t xml:space="preserve"> mechanism to </w:t>
      </w:r>
      <w:r w:rsidR="00706B70">
        <w:t>offset</w:t>
      </w:r>
      <w:r w:rsidR="000E4EBB">
        <w:t xml:space="preserve"> the effects of racial stratification</w:t>
      </w:r>
      <w:r w:rsidR="000E4EBB" w:rsidRPr="00032308">
        <w:t>.</w:t>
      </w:r>
    </w:p>
    <w:p w14:paraId="550D6A1E" w14:textId="04B87B10" w:rsidR="00EF4FCB"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Data}</w:t>
      </w:r>
    </w:p>
    <w:p w14:paraId="55941EE5" w14:textId="6C79D38E" w:rsidR="00AF0263" w:rsidRPr="00032308" w:rsidRDefault="00AF0263" w:rsidP="00532DAE">
      <w:pPr>
        <w:pStyle w:val="NormalWeb"/>
        <w:spacing w:before="0" w:beforeAutospacing="0" w:after="0" w:afterAutospacing="0" w:line="480" w:lineRule="auto"/>
        <w:rPr>
          <w:b/>
          <w:bCs/>
        </w:rPr>
      </w:pPr>
      <w:r>
        <w:rPr>
          <w:rStyle w:val="raw-tex"/>
          <w:rFonts w:eastAsiaTheme="majorEastAsia"/>
          <w:b/>
          <w:bCs/>
        </w:rPr>
        <w:t>\</w:t>
      </w:r>
      <w:proofErr w:type="gramStart"/>
      <w:r>
        <w:rPr>
          <w:rStyle w:val="raw-tex"/>
          <w:rFonts w:eastAsiaTheme="majorEastAsia"/>
          <w:b/>
          <w:bCs/>
        </w:rPr>
        <w:t>subsection{</w:t>
      </w:r>
      <w:proofErr w:type="gramEnd"/>
      <w:r>
        <w:rPr>
          <w:rStyle w:val="raw-tex"/>
          <w:rFonts w:eastAsiaTheme="majorEastAsia"/>
          <w:b/>
          <w:bCs/>
        </w:rPr>
        <w:t xml:space="preserve">Sample and </w:t>
      </w:r>
      <w:r w:rsidR="000B02D5">
        <w:rPr>
          <w:rStyle w:val="raw-tex"/>
          <w:rFonts w:eastAsiaTheme="majorEastAsia"/>
          <w:b/>
          <w:bCs/>
        </w:rPr>
        <w:t>1940 Linked-Census</w:t>
      </w:r>
      <w:r>
        <w:rPr>
          <w:rStyle w:val="raw-tex"/>
          <w:rFonts w:eastAsiaTheme="majorEastAsia"/>
          <w:b/>
          <w:bCs/>
        </w:rPr>
        <w:t xml:space="preserve"> Data}</w:t>
      </w:r>
    </w:p>
    <w:p w14:paraId="5BD9B9E3" w14:textId="26683675" w:rsidR="00D1741E" w:rsidRPr="00032308" w:rsidRDefault="00D1741E" w:rsidP="0078264F">
      <w:pPr>
        <w:pStyle w:val="NormalWeb"/>
        <w:spacing w:before="0" w:beforeAutospacing="0" w:after="0" w:afterAutospacing="0" w:line="480" w:lineRule="auto"/>
        <w:ind w:firstLine="720"/>
      </w:pPr>
      <w:r w:rsidRPr="00032308">
        <w:t xml:space="preserve">The </w:t>
      </w:r>
      <w:r>
        <w:t xml:space="preserve">empirical </w:t>
      </w:r>
      <w:r w:rsidR="005D7D99">
        <w:t>analysis</w:t>
      </w:r>
      <w:r w:rsidRPr="00032308">
        <w:t xml:space="preserve"> of this paper is </w:t>
      </w:r>
      <w:r>
        <w:t xml:space="preserve">anchored </w:t>
      </w:r>
      <w:r w:rsidRPr="00032308">
        <w:t xml:space="preserve">by </w:t>
      </w:r>
      <w:r>
        <w:t xml:space="preserve">individual-level demographic </w:t>
      </w:r>
      <w:r w:rsidR="00AD6F65">
        <w:t>data</w:t>
      </w:r>
      <w:r>
        <w:t xml:space="preserve"> </w:t>
      </w:r>
      <w:r w:rsidR="0078264F">
        <w:t>records from</w:t>
      </w:r>
      <w:r>
        <w:t xml:space="preserve"> the </w:t>
      </w:r>
      <w:r w:rsidRPr="00032308">
        <w:t xml:space="preserve">1940 </w:t>
      </w:r>
      <w:ins w:id="166" w:author="Thelonious Goerz" w:date="2025-10-30T17:21:00Z" w16du:dateUtc="2025-10-30T21:21:00Z">
        <w:r w:rsidR="009E5285">
          <w:t>f</w:t>
        </w:r>
      </w:ins>
      <w:del w:id="167" w:author="Thelonious Goerz" w:date="2025-10-30T17:21:00Z" w16du:dateUtc="2025-10-30T21:21:00Z">
        <w:r w:rsidDel="009E5285">
          <w:delText>F</w:delText>
        </w:r>
      </w:del>
      <w:r w:rsidRPr="00032308">
        <w:t xml:space="preserve">ull </w:t>
      </w:r>
      <w:r>
        <w:t>C</w:t>
      </w:r>
      <w:r w:rsidRPr="00032308">
        <w:t>ount Census. T</w:t>
      </w:r>
      <w:r>
        <w:t>o construct my analytic sample, I</w:t>
      </w:r>
      <w:r w:rsidR="00097D86">
        <w:t xml:space="preserve"> </w:t>
      </w:r>
      <w:r w:rsidRPr="00032308">
        <w:t xml:space="preserve">identify individuals </w:t>
      </w:r>
      <w:r w:rsidR="0078264F">
        <w:t xml:space="preserve">from </w:t>
      </w:r>
      <w:ins w:id="168" w:author="Matthew Hall" w:date="2025-10-29T15:06:00Z" w16du:dateUtc="2025-10-29T19:06:00Z">
        <w:r w:rsidR="0083167F">
          <w:t xml:space="preserve">the 1905-1920 </w:t>
        </w:r>
      </w:ins>
      <w:r w:rsidRPr="00032308">
        <w:t xml:space="preserve">birth cohorts </w:t>
      </w:r>
      <w:del w:id="169" w:author="Matthew Hall" w:date="2025-10-29T15:06:00Z" w16du:dateUtc="2025-10-29T19:06:00Z">
        <w:r w:rsidRPr="00032308" w:rsidDel="0083167F">
          <w:delText xml:space="preserve">from 1905-1920 </w:delText>
        </w:r>
      </w:del>
      <w:r w:rsidR="006E1735">
        <w:t xml:space="preserve">who </w:t>
      </w:r>
      <w:r w:rsidR="00386DBF">
        <w:t>were</w:t>
      </w:r>
      <w:r w:rsidR="006E1735">
        <w:t xml:space="preserve"> 20-35 in 1940. These individuals are </w:t>
      </w:r>
      <w:r w:rsidRPr="00032308">
        <w:t>then linked to Social Security Administration (SSA) mortality records between 1988</w:t>
      </w:r>
      <w:r w:rsidR="007F410E">
        <w:t xml:space="preserve"> and </w:t>
      </w:r>
      <w:r w:rsidRPr="00032308">
        <w:t>2005</w:t>
      </w:r>
      <w:r>
        <w:t xml:space="preserve"> provided by the </w:t>
      </w:r>
      <w:r w:rsidR="00905A54">
        <w:t xml:space="preserve">Berkeley </w:t>
      </w:r>
      <w:r>
        <w:t>CenSoc Numident file</w:t>
      </w:r>
      <w:r w:rsidRPr="00032308">
        <w:t xml:space="preserve"> </w:t>
      </w:r>
      <w:r w:rsidRPr="00032308">
        <w:rPr>
          <w:rStyle w:val="cite"/>
          <w:rFonts w:eastAsiaTheme="majorEastAsia"/>
        </w:rPr>
        <w:t>[</w:t>
      </w:r>
      <w:r w:rsidRPr="00032308">
        <w:rPr>
          <w:rStyle w:val="cite-id"/>
          <w:rFonts w:eastAsiaTheme="majorEastAsia"/>
        </w:rPr>
        <w:t>@breen2024</w:t>
      </w:r>
      <w:r w:rsidRPr="00032308">
        <w:rPr>
          <w:rStyle w:val="cite"/>
          <w:rFonts w:eastAsiaTheme="majorEastAsia"/>
        </w:rPr>
        <w:t xml:space="preserve">; </w:t>
      </w:r>
      <w:r w:rsidRPr="00032308">
        <w:rPr>
          <w:rStyle w:val="cite-id"/>
          <w:rFonts w:eastAsiaTheme="majorEastAsia"/>
        </w:rPr>
        <w:t>@breen2022</w:t>
      </w:r>
      <w:r w:rsidRPr="00032308">
        <w:rPr>
          <w:rStyle w:val="cite"/>
          <w:rFonts w:eastAsiaTheme="majorEastAsia"/>
        </w:rPr>
        <w:t>]</w:t>
      </w:r>
      <w:r w:rsidRPr="00032308">
        <w:t xml:space="preserve">. These data offer unparalleled individual-level data </w:t>
      </w:r>
      <w:r w:rsidR="006F23D1">
        <w:t>on mortality that are</w:t>
      </w:r>
      <w:r>
        <w:t xml:space="preserve"> geolocated to contemporary residence at death </w:t>
      </w:r>
      <w:r w:rsidRPr="00032308">
        <w:t xml:space="preserve">and </w:t>
      </w:r>
      <w:r w:rsidR="006D4A0F">
        <w:t xml:space="preserve">which </w:t>
      </w:r>
      <w:r w:rsidRPr="00032308">
        <w:t>are representative of the population living in the United States in 1940.</w:t>
      </w:r>
    </w:p>
    <w:p w14:paraId="16037527" w14:textId="21E3D11D" w:rsidR="001174EE" w:rsidRDefault="00905A54" w:rsidP="00532DAE">
      <w:pPr>
        <w:pStyle w:val="NormalWeb"/>
        <w:spacing w:before="0" w:beforeAutospacing="0" w:after="0" w:afterAutospacing="0" w:line="480" w:lineRule="auto"/>
      </w:pPr>
      <w:r>
        <w:t>CenSoc</w:t>
      </w:r>
      <w:r w:rsidR="00EF4FCB" w:rsidRPr="00032308">
        <w:t xml:space="preserve"> Numident </w:t>
      </w:r>
      <w:r>
        <w:t>records</w:t>
      </w:r>
      <w:r w:rsidR="00EF4FCB" w:rsidRPr="00032308">
        <w:t xml:space="preserve"> cover deaths occurring between 1988</w:t>
      </w:r>
      <w:r w:rsidR="00A851CA">
        <w:t xml:space="preserve"> and </w:t>
      </w:r>
      <w:r w:rsidR="00EF4FCB" w:rsidRPr="00032308">
        <w:t>2005</w:t>
      </w:r>
      <w:r w:rsidR="00A851CA">
        <w:t xml:space="preserve">, </w:t>
      </w:r>
      <w:r>
        <w:t xml:space="preserve">allow for reliable estimates of longevity conditional on an individual surviving to </w:t>
      </w:r>
      <w:r w:rsidR="00A851CA">
        <w:t xml:space="preserve">age </w:t>
      </w:r>
      <w:r w:rsidR="00EF4FCB" w:rsidRPr="00032308">
        <w:t>65</w:t>
      </w:r>
      <w:r>
        <w:t xml:space="preserve"> [@golstein2023]</w:t>
      </w:r>
      <w:r>
        <w:rPr>
          <w:rStyle w:val="FootnoteReference"/>
        </w:rPr>
        <w:footnoteReference w:id="7"/>
      </w:r>
      <w:r w:rsidR="00EF4FCB" w:rsidRPr="00032308">
        <w:t>. The geographic specificity and rich covariates</w:t>
      </w:r>
      <w:r w:rsidR="00C50569">
        <w:t xml:space="preserve"> </w:t>
      </w:r>
      <w:r w:rsidR="00EF4FCB" w:rsidRPr="00032308">
        <w:t xml:space="preserve">make these </w:t>
      </w:r>
      <w:r w:rsidR="00C50569">
        <w:t xml:space="preserve">data </w:t>
      </w:r>
      <w:r w:rsidR="00EF4FCB" w:rsidRPr="00032308">
        <w:t>ideal for analy</w:t>
      </w:r>
      <w:r w:rsidR="00851C30">
        <w:t xml:space="preserve">zing mortality and </w:t>
      </w:r>
      <w:r w:rsidR="00EF4FCB" w:rsidRPr="00032308">
        <w:t>longevity</w:t>
      </w:r>
      <w:r w:rsidR="00851C30">
        <w:t xml:space="preserve"> disparities</w:t>
      </w:r>
      <w:r w:rsidR="00EF4FCB" w:rsidRPr="00032308">
        <w:t xml:space="preserve">. </w:t>
      </w:r>
    </w:p>
    <w:p w14:paraId="03E24086" w14:textId="124B3DA6" w:rsidR="00EF4FCB" w:rsidRDefault="00EF4FCB" w:rsidP="001174EE">
      <w:pPr>
        <w:pStyle w:val="NormalWeb"/>
        <w:spacing w:before="0" w:beforeAutospacing="0" w:after="0" w:afterAutospacing="0" w:line="480" w:lineRule="auto"/>
        <w:ind w:firstLine="720"/>
      </w:pPr>
      <w:r w:rsidRPr="00032308">
        <w:t>I focus on the 190</w:t>
      </w:r>
      <w:r w:rsidR="00D3634D" w:rsidRPr="00032308">
        <w:t>5</w:t>
      </w:r>
      <w:r w:rsidRPr="00032308">
        <w:t>-192</w:t>
      </w:r>
      <w:r w:rsidR="00D3634D" w:rsidRPr="00032308">
        <w:t>0</w:t>
      </w:r>
      <w:r w:rsidRPr="00032308">
        <w:t xml:space="preserve"> birth cohorts for two reasons.</w:t>
      </w:r>
      <w:r w:rsidR="002006F1">
        <w:t xml:space="preserve"> </w:t>
      </w:r>
      <w:r w:rsidRPr="00032308">
        <w:t xml:space="preserve">First, their birth years and the end year of the mortality observation window allow for </w:t>
      </w:r>
      <w:r w:rsidR="00FD48D7">
        <w:t>plausibly</w:t>
      </w:r>
      <w:r w:rsidRPr="00032308">
        <w:t xml:space="preserve"> complete observation of mortality that is not biased by</w:t>
      </w:r>
      <w:r w:rsidR="00001B3C">
        <w:t xml:space="preserve"> right censorship</w:t>
      </w:r>
      <w:r w:rsidRPr="00032308">
        <w:t xml:space="preserve"> </w:t>
      </w:r>
      <w:r w:rsidR="00001B3C">
        <w:t xml:space="preserve">(i.e. </w:t>
      </w:r>
      <w:r w:rsidRPr="00032308">
        <w:t>missing the oldest old</w:t>
      </w:r>
      <w:r w:rsidR="00001B3C">
        <w:t>)</w:t>
      </w:r>
      <w:r w:rsidRPr="00032308">
        <w:t xml:space="preserve">. In other words, those born in 1905 would be 100 years old in 2005, making </w:t>
      </w:r>
      <w:r w:rsidR="00001B3C">
        <w:t xml:space="preserve">it </w:t>
      </w:r>
      <w:r w:rsidRPr="00032308">
        <w:t xml:space="preserve">reasonable to assume that </w:t>
      </w:r>
      <w:r w:rsidR="00231631">
        <w:t>few</w:t>
      </w:r>
      <w:r w:rsidRPr="00032308">
        <w:t xml:space="preserve"> individuals alive.</w:t>
      </w:r>
      <w:r w:rsidR="00FC4C93" w:rsidRPr="00032308">
        <w:t xml:space="preserve"> Even for those individuals who live very long, using doubly truncated data will result in estimates biased toward zero [@breen2024], and thus </w:t>
      </w:r>
      <w:r w:rsidR="00C620C0">
        <w:t>produce</w:t>
      </w:r>
      <w:r w:rsidR="00FC4C93" w:rsidRPr="00032308">
        <w:t xml:space="preserve"> estimates of </w:t>
      </w:r>
      <w:r w:rsidR="00532905">
        <w:t xml:space="preserve">the effect of </w:t>
      </w:r>
      <w:r w:rsidR="00FC4C93" w:rsidRPr="00032308">
        <w:lastRenderedPageBreak/>
        <w:t>segregation on longevity that are</w:t>
      </w:r>
      <w:r w:rsidR="00C449C2">
        <w:t xml:space="preserve"> likely</w:t>
      </w:r>
      <w:r w:rsidR="00FC4C93" w:rsidRPr="00032308">
        <w:t xml:space="preserve"> conservative.</w:t>
      </w:r>
      <w:r w:rsidRPr="00032308">
        <w:t xml:space="preserve"> Second, </w:t>
      </w:r>
      <w:r w:rsidR="00B613B9" w:rsidRPr="00032308">
        <w:t xml:space="preserve">restricting to </w:t>
      </w:r>
      <w:r w:rsidRPr="00032308">
        <w:t>age</w:t>
      </w:r>
      <w:r w:rsidR="00B613B9" w:rsidRPr="00032308">
        <w:t>s</w:t>
      </w:r>
      <w:r w:rsidRPr="00032308">
        <w:t xml:space="preserve"> 2</w:t>
      </w:r>
      <w:r w:rsidR="00FC4C93" w:rsidRPr="00032308">
        <w:t>0</w:t>
      </w:r>
      <w:r w:rsidRPr="00032308">
        <w:t>-3</w:t>
      </w:r>
      <w:r w:rsidR="00FC4C93" w:rsidRPr="00032308">
        <w:t>5</w:t>
      </w:r>
      <w:r w:rsidR="00B613B9" w:rsidRPr="00032308">
        <w:rPr>
          <w:rStyle w:val="FootnoteReference"/>
        </w:rPr>
        <w:footnoteReference w:id="8"/>
      </w:r>
      <w:r w:rsidR="00B613B9" w:rsidRPr="00032308">
        <w:t xml:space="preserve"> allows </w:t>
      </w:r>
      <w:r w:rsidR="002006F1">
        <w:t xml:space="preserve">for </w:t>
      </w:r>
      <w:r w:rsidR="00BB65EB">
        <w:t xml:space="preserve">confidence that </w:t>
      </w:r>
      <w:r w:rsidR="002006F1">
        <w:t>individua</w:t>
      </w:r>
      <w:r w:rsidR="00BB65EB">
        <w:t>l-level confounders to longevity, such as education status, are observed</w:t>
      </w:r>
      <w:r w:rsidR="002006F1">
        <w:t xml:space="preserve">. </w:t>
      </w:r>
      <w:r w:rsidR="008F1034">
        <w:t xml:space="preserve">By conditioning on those 20 years or older, </w:t>
      </w:r>
      <w:r w:rsidR="009A2415">
        <w:t xml:space="preserve">it is reasonable to assume that </w:t>
      </w:r>
      <w:r w:rsidR="00B613B9" w:rsidRPr="00032308">
        <w:t>individuals</w:t>
      </w:r>
      <w:r w:rsidR="008F1034">
        <w:t xml:space="preserve"> </w:t>
      </w:r>
      <w:r w:rsidR="000B02D5">
        <w:t>have</w:t>
      </w:r>
      <w:r w:rsidR="000B02D5" w:rsidRPr="00032308">
        <w:t xml:space="preserve"> completed</w:t>
      </w:r>
      <w:r w:rsidR="000B02D5">
        <w:t xml:space="preserve"> the modal level of </w:t>
      </w:r>
      <w:r w:rsidR="00B613B9" w:rsidRPr="00032308">
        <w:t xml:space="preserve">formal education by the time that they appear in the </w:t>
      </w:r>
      <w:r w:rsidR="002B4B38" w:rsidRPr="00032308">
        <w:t>sample</w:t>
      </w:r>
      <w:r w:rsidR="002B4B38">
        <w:t>.</w:t>
      </w:r>
      <w:r w:rsidR="00767B1F">
        <w:t xml:space="preserve"> </w:t>
      </w:r>
    </w:p>
    <w:p w14:paraId="46552494" w14:textId="1DE25E3D" w:rsidR="002B4B38" w:rsidRPr="00032308" w:rsidRDefault="002B4B38" w:rsidP="002B4B38">
      <w:pPr>
        <w:pStyle w:val="NormalWeb"/>
        <w:spacing w:before="0" w:beforeAutospacing="0" w:after="0" w:afterAutospacing="0" w:line="480" w:lineRule="auto"/>
        <w:ind w:firstLine="720"/>
      </w:pPr>
      <w:r w:rsidRPr="00032308">
        <w:t>It is well known that the</w:t>
      </w:r>
      <w:r>
        <w:t xml:space="preserve"> Numident</w:t>
      </w:r>
      <w:r w:rsidRPr="00032308">
        <w:t xml:space="preserve"> data suffer from the problem </w:t>
      </w:r>
      <w:r>
        <w:t>of</w:t>
      </w:r>
      <w:r w:rsidRPr="00032308">
        <w:t xml:space="preserve"> left and right censoring of the data</w:t>
      </w:r>
      <w:r>
        <w:t>, known as double truncation</w:t>
      </w:r>
      <w:r w:rsidRPr="00032308">
        <w:t xml:space="preserve"> </w:t>
      </w:r>
      <w:r w:rsidRPr="00032308">
        <w:rPr>
          <w:rStyle w:val="cite"/>
          <w:rFonts w:eastAsiaTheme="majorEastAsia"/>
        </w:rPr>
        <w:t>[</w:t>
      </w:r>
      <w:r w:rsidRPr="00032308">
        <w:rPr>
          <w:rStyle w:val="cite-id"/>
          <w:rFonts w:eastAsiaTheme="majorEastAsia"/>
        </w:rPr>
        <w:t>@breen2022</w:t>
      </w:r>
      <w:r w:rsidRPr="00032308">
        <w:rPr>
          <w:rStyle w:val="cite"/>
          <w:rFonts w:eastAsiaTheme="majorEastAsia"/>
        </w:rPr>
        <w:t>]</w:t>
      </w:r>
      <w:r w:rsidRPr="00032308">
        <w:t xml:space="preserve">. </w:t>
      </w:r>
      <w:r w:rsidRPr="00032308">
        <w:rPr>
          <w:rStyle w:val="cite-id"/>
          <w:rFonts w:eastAsiaTheme="majorEastAsia"/>
        </w:rPr>
        <w:t>@goldstein2023</w:t>
      </w:r>
      <w:r w:rsidRPr="00032308">
        <w:t xml:space="preserve"> show that when not accounted for, doubly truncated </w:t>
      </w:r>
      <w:r w:rsidR="004126D6">
        <w:t>mortality</w:t>
      </w:r>
      <w:r w:rsidR="004126D6" w:rsidRPr="00032308">
        <w:t xml:space="preserve"> observation</w:t>
      </w:r>
      <w:r w:rsidRPr="00032308">
        <w:t xml:space="preserve"> windows result in biased estimates of longevity disparities toward 0 and </w:t>
      </w:r>
      <w:r w:rsidR="004126D6">
        <w:t xml:space="preserve">the </w:t>
      </w:r>
      <w:r w:rsidRPr="00032308">
        <w:t>mean</w:t>
      </w:r>
      <w:r w:rsidR="004126D6">
        <w:t xml:space="preserve"> observed death age in samples are higher</w:t>
      </w:r>
      <w:r w:rsidRPr="00032308">
        <w:t>. This means that those born in 190</w:t>
      </w:r>
      <w:r>
        <w:t>5</w:t>
      </w:r>
      <w:r w:rsidR="004126D6">
        <w:t xml:space="preserve"> are observed </w:t>
      </w:r>
      <w:r w:rsidRPr="00032308">
        <w:t xml:space="preserve">between the ages of 85-100 years old and those born in 1920 </w:t>
      </w:r>
      <w:r w:rsidR="00581C13">
        <w:t>are observed</w:t>
      </w:r>
      <w:r w:rsidRPr="00032308">
        <w:t xml:space="preserve"> between the ages of 68-85 years old.</w:t>
      </w:r>
      <w:r>
        <w:t xml:space="preserve"> </w:t>
      </w:r>
      <w:r w:rsidRPr="00032308">
        <w:t>Birth year fixed effects are integral to reducing bias in mortality analysis with truncated data</w:t>
      </w:r>
      <w:r>
        <w:t xml:space="preserve"> [@breen2022; @breen2023]</w:t>
      </w:r>
      <w:r w:rsidRPr="00032308">
        <w:t xml:space="preserve">, where individuals of varying birth cohorts may have differing numbers of </w:t>
      </w:r>
      <w:r w:rsidR="00324F72">
        <w:t xml:space="preserve">years </w:t>
      </w:r>
      <w:r w:rsidRPr="00032308">
        <w:t xml:space="preserve">covered by the death window. </w:t>
      </w:r>
    </w:p>
    <w:p w14:paraId="1BA28F03" w14:textId="334EA598" w:rsidR="002B4B38" w:rsidRPr="002B4B38" w:rsidRDefault="00CF56C6" w:rsidP="004126D6">
      <w:pPr>
        <w:pStyle w:val="NormalWeb"/>
        <w:spacing w:before="0" w:beforeAutospacing="0" w:after="0" w:afterAutospacing="0" w:line="480" w:lineRule="auto"/>
        <w:ind w:firstLine="720"/>
        <w:rPr>
          <w:b/>
          <w:bCs/>
        </w:rPr>
      </w:pPr>
      <w:r>
        <w:t>T</w:t>
      </w:r>
      <w:r w:rsidR="002B4B38" w:rsidRPr="00032308">
        <w:t>he</w:t>
      </w:r>
      <w:r>
        <w:t xml:space="preserve">re are also representativeness features of the </w:t>
      </w:r>
      <w:r w:rsidR="002B4B38" w:rsidRPr="00032308">
        <w:t xml:space="preserve">data </w:t>
      </w:r>
      <w:r>
        <w:t>that</w:t>
      </w:r>
      <w:r w:rsidR="002B4B38">
        <w:t xml:space="preserve"> bear on substantive interpretations</w:t>
      </w:r>
      <w:r w:rsidR="002B4B38" w:rsidRPr="00032308">
        <w:t>.</w:t>
      </w:r>
      <w:r w:rsidR="002B4B38">
        <w:t xml:space="preserve"> The CenSoc Numident file links 1940 Census data to the public release of the National Archives Record Administration “NARA Numident” file using the Abarmitzky, Boustan, and Eriksson (ABE) exact matching algorithm [@abramitzky2012]. This matching procedure may be particularly selective for unmarried women, as the record linking relies on father’s last name as a proxy for the maiden name which may not reflect changes to names over the life course [@breen2023SD]. For </w:t>
      </w:r>
      <w:r w:rsidR="002B4B38" w:rsidRPr="00032308">
        <w:t>Blac</w:t>
      </w:r>
      <w:r w:rsidR="002B4B38">
        <w:t xml:space="preserve">k Men and Women, the Numident file slightly </w:t>
      </w:r>
      <w:r w:rsidR="002B4B38">
        <w:lastRenderedPageBreak/>
        <w:t>underrepresents these groups compared to the 1940 Census.</w:t>
      </w:r>
      <w:r w:rsidR="002B4B38">
        <w:rPr>
          <w:rStyle w:val="FootnoteReference"/>
        </w:rPr>
        <w:footnoteReference w:id="9"/>
      </w:r>
      <w:r w:rsidR="002B4B38">
        <w:t xml:space="preserve"> </w:t>
      </w:r>
      <w:r w:rsidR="002B4B38" w:rsidRPr="00032308">
        <w:t>To</w:t>
      </w:r>
      <w:r w:rsidR="002B4B38">
        <w:t xml:space="preserve"> add further validity to these estimates and</w:t>
      </w:r>
      <w:r w:rsidR="002B4B38" w:rsidRPr="00032308">
        <w:t xml:space="preserve"> </w:t>
      </w:r>
      <w:r w:rsidR="002B4B38">
        <w:t xml:space="preserve">address </w:t>
      </w:r>
      <w:r w:rsidR="002B4B38" w:rsidRPr="00032308">
        <w:t xml:space="preserve">representation issues, I use post-stratification weights developed by </w:t>
      </w:r>
      <w:r w:rsidR="002B4B38" w:rsidRPr="00032308">
        <w:rPr>
          <w:rStyle w:val="cite-id"/>
          <w:rFonts w:eastAsiaTheme="majorEastAsia"/>
        </w:rPr>
        <w:t>@osborne</w:t>
      </w:r>
      <w:r w:rsidR="002B4B38" w:rsidRPr="00032308">
        <w:t xml:space="preserve"> that re-weight CenSoc N</w:t>
      </w:r>
      <w:r w:rsidR="002B4B38">
        <w:t>umident</w:t>
      </w:r>
      <w:r w:rsidR="002B4B38" w:rsidRPr="00032308">
        <w:t xml:space="preserve"> counts to </w:t>
      </w:r>
      <w:r w:rsidR="002B4B38">
        <w:t>period</w:t>
      </w:r>
      <w:r w:rsidR="002B4B38" w:rsidRPr="00032308">
        <w:t xml:space="preserve">-specific distributions of deaths to adjust for possible selection. Table </w:t>
      </w:r>
      <w:r w:rsidR="002B4B38">
        <w:t>1</w:t>
      </w:r>
      <w:r w:rsidR="002B4B38" w:rsidRPr="00032308">
        <w:t xml:space="preserve"> </w:t>
      </w:r>
      <w:r w:rsidR="009117E6">
        <w:t>describes</w:t>
      </w:r>
      <w:r w:rsidR="002B4B38">
        <w:t xml:space="preserve"> the representativeness of the </w:t>
      </w:r>
      <w:r w:rsidR="002B4B38" w:rsidRPr="00032308">
        <w:t>population</w:t>
      </w:r>
      <w:r w:rsidR="002B4B38">
        <w:t>.</w:t>
      </w:r>
    </w:p>
    <w:p w14:paraId="1B1E0CE5" w14:textId="3688DA22" w:rsidR="00AF0263" w:rsidRPr="00AF0263" w:rsidRDefault="00AF0263" w:rsidP="00532DAE">
      <w:pPr>
        <w:pStyle w:val="NormalWeb"/>
        <w:spacing w:before="0" w:beforeAutospacing="0" w:after="0" w:afterAutospacing="0" w:line="480" w:lineRule="auto"/>
        <w:rPr>
          <w:b/>
          <w:bCs/>
        </w:rPr>
      </w:pPr>
      <w:r w:rsidRPr="00AF0263">
        <w:rPr>
          <w:b/>
          <w:bCs/>
        </w:rPr>
        <w:t>\</w:t>
      </w:r>
      <w:proofErr w:type="gramStart"/>
      <w:r w:rsidRPr="00AF0263">
        <w:rPr>
          <w:b/>
          <w:bCs/>
        </w:rPr>
        <w:t>subsection{</w:t>
      </w:r>
      <w:proofErr w:type="gramEnd"/>
      <w:r>
        <w:rPr>
          <w:b/>
          <w:bCs/>
        </w:rPr>
        <w:t xml:space="preserve">County-level </w:t>
      </w:r>
      <w:r w:rsidR="006661F2">
        <w:rPr>
          <w:b/>
          <w:bCs/>
        </w:rPr>
        <w:t>Data}</w:t>
      </w:r>
    </w:p>
    <w:p w14:paraId="690F2090" w14:textId="2F089C77" w:rsidR="002D5D05" w:rsidRPr="00032308" w:rsidRDefault="002D5D05" w:rsidP="001174EE">
      <w:pPr>
        <w:pStyle w:val="NormalWeb"/>
        <w:spacing w:before="0" w:beforeAutospacing="0" w:after="0" w:afterAutospacing="0" w:line="480" w:lineRule="auto"/>
        <w:ind w:firstLine="720"/>
      </w:pPr>
      <w:r w:rsidRPr="00032308">
        <w:t xml:space="preserve">I examine exposure to segregation </w:t>
      </w:r>
      <w:r w:rsidR="007C749C">
        <w:t>in</w:t>
      </w:r>
      <w:r w:rsidRPr="00032308">
        <w:t xml:space="preserve"> mid-to-late life, obtained and calculated based on the county individuals resided</w:t>
      </w:r>
      <w:r w:rsidR="00D63F7A">
        <w:t xml:space="preserve"> in</w:t>
      </w:r>
      <w:r w:rsidRPr="00032308">
        <w:t xml:space="preserve"> at death. </w:t>
      </w:r>
      <w:r w:rsidR="009F7C4F">
        <w:t xml:space="preserve">Examining </w:t>
      </w:r>
      <w:r w:rsidRPr="00032308">
        <w:t>the county at death offers a</w:t>
      </w:r>
      <w:r w:rsidR="009F7C4F">
        <w:t xml:space="preserve">n </w:t>
      </w:r>
      <w:r w:rsidRPr="00032308">
        <w:t xml:space="preserve">empirical understanding </w:t>
      </w:r>
      <w:r>
        <w:t xml:space="preserve">of the </w:t>
      </w:r>
      <w:r w:rsidRPr="00032308">
        <w:t xml:space="preserve">effects of segregation </w:t>
      </w:r>
      <w:r>
        <w:t xml:space="preserve">that occurred after the </w:t>
      </w:r>
      <w:r w:rsidR="006B2A08">
        <w:t>G</w:t>
      </w:r>
      <w:r>
        <w:t xml:space="preserve">reat </w:t>
      </w:r>
      <w:r w:rsidR="006B2A08">
        <w:t>M</w:t>
      </w:r>
      <w:r>
        <w:t>igration and the passage of</w:t>
      </w:r>
      <w:r w:rsidRPr="00032308">
        <w:t xml:space="preserve"> Civil Rights Act</w:t>
      </w:r>
      <w:r>
        <w:t xml:space="preserve"> that outlawed legal segregation.</w:t>
      </w:r>
      <w:r w:rsidR="001C1F44">
        <w:t xml:space="preserve"> </w:t>
      </w:r>
      <w:r w:rsidR="009F7C4F">
        <w:t xml:space="preserve">Because much of the contemporary segregation scholarship examines the consequences of </w:t>
      </w:r>
      <w:r w:rsidR="009F7C4F">
        <w:rPr>
          <w:i/>
          <w:iCs/>
        </w:rPr>
        <w:t xml:space="preserve">de jure </w:t>
      </w:r>
      <w:r w:rsidR="009F7C4F">
        <w:t xml:space="preserve">segregation, this </w:t>
      </w:r>
      <w:proofErr w:type="gramStart"/>
      <w:r w:rsidR="009F7C4F">
        <w:t>time period</w:t>
      </w:r>
      <w:proofErr w:type="gramEnd"/>
      <w:r w:rsidR="009F7C4F">
        <w:t xml:space="preserve"> aligns more consistently with these theories. </w:t>
      </w:r>
      <w:r w:rsidR="00F519C7">
        <w:t>Sc</w:t>
      </w:r>
      <w:r w:rsidR="009F7C4F">
        <w:t xml:space="preserve">holars recognize that the </w:t>
      </w:r>
      <w:r w:rsidR="001C1F44">
        <w:t xml:space="preserve">geographic scope and structure of segregation after the Great Migration are understood to be </w:t>
      </w:r>
      <w:r w:rsidR="004E3321">
        <w:t xml:space="preserve">distinct from </w:t>
      </w:r>
      <w:r w:rsidR="001C1F44">
        <w:t xml:space="preserve">the segregation that occurred before, predominately in the South [@leibbrand2020; @grigoryeva2015]. </w:t>
      </w:r>
    </w:p>
    <w:p w14:paraId="20A80687" w14:textId="55D03FA3" w:rsidR="002D5D05" w:rsidRPr="00032308" w:rsidRDefault="002D5D05" w:rsidP="001174EE">
      <w:pPr>
        <w:pStyle w:val="NormalWeb"/>
        <w:spacing w:before="0" w:beforeAutospacing="0" w:after="0" w:afterAutospacing="0" w:line="480" w:lineRule="auto"/>
        <w:ind w:firstLine="720"/>
      </w:pPr>
      <w:r w:rsidRPr="00032308">
        <w:t>Despite potential limitations</w:t>
      </w:r>
      <w:r w:rsidR="0093108E">
        <w:t xml:space="preserve"> of using </w:t>
      </w:r>
      <w:r w:rsidRPr="00032308">
        <w:t>one’s county at death</w:t>
      </w:r>
      <w:r w:rsidR="0093108E">
        <w:t>, it is reasonable to believe that place characteristics are</w:t>
      </w:r>
      <w:r w:rsidRPr="00032308">
        <w:t xml:space="preserve"> highly correlated with their residential experiences at birth. </w:t>
      </w:r>
      <w:r w:rsidR="002846D4">
        <w:t>Patterns of</w:t>
      </w:r>
      <w:r w:rsidR="00726D7C">
        <w:t xml:space="preserve"> neighborhood</w:t>
      </w:r>
      <w:r w:rsidRPr="00032308">
        <w:t xml:space="preserve"> attainment and residential mobility over the life course show that the modal neighborhood transition</w:t>
      </w:r>
      <w:r w:rsidR="00AC4758">
        <w:t>s</w:t>
      </w:r>
      <w:r w:rsidRPr="00032308">
        <w:t xml:space="preserve"> </w:t>
      </w:r>
      <w:r w:rsidR="00AC4758">
        <w:t xml:space="preserve">are to places with </w:t>
      </w:r>
      <w:r w:rsidRPr="00032308">
        <w:t xml:space="preserve">similar characteristics </w:t>
      </w:r>
      <w:r w:rsidRPr="00032308">
        <w:rPr>
          <w:rStyle w:val="cite"/>
          <w:rFonts w:eastAsiaTheme="majorEastAsia"/>
        </w:rPr>
        <w:t>[</w:t>
      </w:r>
      <w:r w:rsidRPr="00032308">
        <w:rPr>
          <w:rStyle w:val="cite-id"/>
          <w:rFonts w:eastAsiaTheme="majorEastAsia"/>
        </w:rPr>
        <w:t>@sampson2008</w:t>
      </w:r>
      <w:r w:rsidRPr="00032308">
        <w:rPr>
          <w:rStyle w:val="cite"/>
          <w:rFonts w:eastAsiaTheme="majorEastAsia"/>
        </w:rPr>
        <w:t>]</w:t>
      </w:r>
      <w:r w:rsidRPr="00032308">
        <w:t xml:space="preserve">. </w:t>
      </w:r>
      <w:r w:rsidR="00357444">
        <w:t>Moreover, across</w:t>
      </w:r>
      <w:r w:rsidRPr="00032308">
        <w:t xml:space="preserve"> the life-course</w:t>
      </w:r>
      <w:r w:rsidR="00357444">
        <w:t>,</w:t>
      </w:r>
      <w:r w:rsidRPr="00032308">
        <w:t xml:space="preserve"> migration propensity declines with age</w:t>
      </w:r>
      <w:r w:rsidR="00357444">
        <w:t xml:space="preserve"> [</w:t>
      </w:r>
      <w:r w:rsidRPr="00032308">
        <w:rPr>
          <w:rStyle w:val="cite-id"/>
          <w:rFonts w:eastAsiaTheme="majorEastAsia"/>
        </w:rPr>
        <w:t>@bernard2014</w:t>
      </w:r>
      <w:r w:rsidR="00357444">
        <w:rPr>
          <w:rStyle w:val="cite-id"/>
          <w:rFonts w:eastAsiaTheme="majorEastAsia"/>
        </w:rPr>
        <w:t>]</w:t>
      </w:r>
      <w:r w:rsidRPr="00032308">
        <w:t xml:space="preserve"> </w:t>
      </w:r>
      <w:r w:rsidR="00357444">
        <w:t xml:space="preserve">with individuals less </w:t>
      </w:r>
      <w:r w:rsidRPr="00032308">
        <w:t xml:space="preserve">likely to migrate after age 40 old and when they do it is usually short distances </w:t>
      </w:r>
      <w:r w:rsidRPr="00032308">
        <w:rPr>
          <w:rStyle w:val="cite"/>
          <w:rFonts w:eastAsiaTheme="majorEastAsia"/>
        </w:rPr>
        <w:t>[</w:t>
      </w:r>
      <w:r w:rsidRPr="00032308">
        <w:rPr>
          <w:rStyle w:val="cite-id"/>
          <w:rFonts w:eastAsiaTheme="majorEastAsia"/>
        </w:rPr>
        <w:t>@molloy2011</w:t>
      </w:r>
      <w:r w:rsidRPr="00032308">
        <w:rPr>
          <w:rStyle w:val="cite"/>
          <w:rFonts w:eastAsiaTheme="majorEastAsia"/>
        </w:rPr>
        <w:t xml:space="preserve">; </w:t>
      </w:r>
      <w:r w:rsidRPr="00032308">
        <w:rPr>
          <w:rStyle w:val="cite-id"/>
          <w:rFonts w:eastAsiaTheme="majorEastAsia"/>
        </w:rPr>
        <w:t>@zimran2022</w:t>
      </w:r>
      <w:r w:rsidRPr="00032308">
        <w:rPr>
          <w:rStyle w:val="cite"/>
          <w:rFonts w:eastAsiaTheme="majorEastAsia"/>
        </w:rPr>
        <w:t>]</w:t>
      </w:r>
      <w:r w:rsidRPr="00032308">
        <w:t>. For these reasons, segregation in the county of death</w:t>
      </w:r>
      <w:r w:rsidR="00357444">
        <w:t xml:space="preserve"> likely</w:t>
      </w:r>
      <w:r w:rsidRPr="00032308">
        <w:t xml:space="preserve"> represents a period of exposure </w:t>
      </w:r>
      <w:r w:rsidR="00357444">
        <w:t>encompassing</w:t>
      </w:r>
      <w:r w:rsidRPr="00032308">
        <w:t xml:space="preserve"> mid-life and correlated with earlier experiences. </w:t>
      </w:r>
      <w:r w:rsidR="00211408">
        <w:lastRenderedPageBreak/>
        <w:t>However, t</w:t>
      </w:r>
      <w:r w:rsidRPr="00032308">
        <w:t xml:space="preserve">o account for any residual </w:t>
      </w:r>
      <w:r w:rsidR="00AA5170">
        <w:t>variation due to early life exposures</w:t>
      </w:r>
      <w:r w:rsidR="00211408">
        <w:t xml:space="preserve"> and the exceptional nature of moves during the Great Migration</w:t>
      </w:r>
      <w:r w:rsidRPr="00032308">
        <w:t>, I include birth</w:t>
      </w:r>
      <w:r w:rsidR="00357444">
        <w:t xml:space="preserve"> county</w:t>
      </w:r>
      <w:r w:rsidRPr="00032308">
        <w:t xml:space="preserve"> fixed effects in all models.</w:t>
      </w:r>
    </w:p>
    <w:p w14:paraId="19D21A37" w14:textId="301AD93F" w:rsidR="00EF4FCB" w:rsidRPr="00032308" w:rsidRDefault="00EF4FCB" w:rsidP="001174EE">
      <w:pPr>
        <w:pStyle w:val="NormalWeb"/>
        <w:spacing w:before="0" w:beforeAutospacing="0" w:after="0" w:afterAutospacing="0" w:line="480" w:lineRule="auto"/>
        <w:ind w:firstLine="720"/>
      </w:pPr>
      <w:r w:rsidRPr="00032308">
        <w:t>To measure segregation, I use the dissimilarity index</w:t>
      </w:r>
      <w:r w:rsidR="006E2239">
        <w:t xml:space="preserve"> (D) [@ducan1955]. </w:t>
      </w:r>
      <w:r w:rsidR="006E2239" w:rsidRPr="00032308">
        <w:t>The dissimilarity index</w:t>
      </w:r>
      <w:r w:rsidR="006E2239">
        <w:t xml:space="preserve"> measures the evenness of the distribution of Black </w:t>
      </w:r>
      <w:r w:rsidR="00D55590">
        <w:t>and</w:t>
      </w:r>
      <w:r w:rsidR="006E2239">
        <w:t xml:space="preserve"> White residents within a county, ranging from 0-100, and</w:t>
      </w:r>
      <w:r w:rsidR="006E2239" w:rsidRPr="00032308">
        <w:t xml:space="preserve"> is interpreted as the share of Black </w:t>
      </w:r>
      <w:r w:rsidR="00D55590">
        <w:t>or</w:t>
      </w:r>
      <w:r w:rsidR="006E2239" w:rsidRPr="00032308">
        <w:t xml:space="preserve"> White individuals that would have to move</w:t>
      </w:r>
      <w:r w:rsidR="006E2239">
        <w:t xml:space="preserve"> to a different neighborhood</w:t>
      </w:r>
      <w:r w:rsidR="006E2239" w:rsidRPr="00032308">
        <w:t xml:space="preserve"> for the racial composition of neighborhoods to be the same as the racial composition of the county</w:t>
      </w:r>
      <w:r w:rsidR="006E2239">
        <w:t>.</w:t>
      </w:r>
      <w:r w:rsidR="00A64E4E">
        <w:t xml:space="preserve"> </w:t>
      </w:r>
      <w:r w:rsidR="00635331">
        <w:t>The dissimilarity index is widely used in prior work [@</w:t>
      </w:r>
      <w:r w:rsidR="00C903FD">
        <w:t xml:space="preserve">hendi2024; </w:t>
      </w:r>
      <w:r w:rsidR="00635331">
        <w:t>@light2019;</w:t>
      </w:r>
      <w:r w:rsidR="00C903FD">
        <w:t xml:space="preserve"> </w:t>
      </w:r>
      <w:r w:rsidR="00635331">
        <w:t>@massey2003</w:t>
      </w:r>
      <w:r w:rsidR="00C903FD">
        <w:t>; @cutler1997</w:t>
      </w:r>
      <w:r w:rsidR="00635331">
        <w:t>]</w:t>
      </w:r>
      <w:r w:rsidR="00C903FD">
        <w:t xml:space="preserve"> </w:t>
      </w:r>
      <w:r w:rsidR="002E40BD">
        <w:t xml:space="preserve">because it is straightforward to calculate, </w:t>
      </w:r>
      <w:r w:rsidR="00C903FD">
        <w:t xml:space="preserve">concordant with past empirical </w:t>
      </w:r>
      <w:r w:rsidR="002C279D">
        <w:t>evidence,</w:t>
      </w:r>
      <w:r w:rsidR="002E40BD">
        <w:t xml:space="preserve"> and has a</w:t>
      </w:r>
      <w:r w:rsidR="002C279D">
        <w:t xml:space="preserve"> concrete </w:t>
      </w:r>
      <w:r w:rsidR="002E40BD">
        <w:t>interpretation</w:t>
      </w:r>
      <w:r w:rsidR="00C903FD">
        <w:t>. Nevertheless, the D is well known to suffer from various index biases</w:t>
      </w:r>
      <w:r w:rsidR="009F01DB">
        <w:t xml:space="preserve">, </w:t>
      </w:r>
      <w:r w:rsidR="00C903FD">
        <w:t>outlined in @fossett2017</w:t>
      </w:r>
      <w:r w:rsidR="009F01DB">
        <w:t>, particularly as they relate to temporal comparisons</w:t>
      </w:r>
      <w:r w:rsidR="002E40BD">
        <w:t xml:space="preserve"> and variability in the population composition and relative group size of counties</w:t>
      </w:r>
      <w:r w:rsidR="00ED4A5E">
        <w:t>.</w:t>
      </w:r>
      <w:r w:rsidR="00331F70">
        <w:rPr>
          <w:rStyle w:val="FootnoteReference"/>
        </w:rPr>
        <w:footnoteReference w:id="10"/>
      </w:r>
      <w:r w:rsidR="002E40BD">
        <w:t xml:space="preserve"> </w:t>
      </w:r>
      <w:r w:rsidR="00D55590">
        <w:t>Accordingly, in supplemental analyses,</w:t>
      </w:r>
      <w:r w:rsidR="002E40BD">
        <w:t xml:space="preserve"> I replicate the main results with the @fosset2017 D</w:t>
      </w:r>
      <w:r w:rsidR="00D121E5">
        <w:t xml:space="preserve"> index that adjusts for this bias</w:t>
      </w:r>
      <w:r w:rsidR="002E40BD">
        <w:t>.</w:t>
      </w:r>
      <w:r w:rsidRPr="00032308">
        <w:t xml:space="preserve"> The dissimilarity index </w:t>
      </w:r>
      <w:r w:rsidR="002E40BD" w:rsidRPr="00032308">
        <w:t xml:space="preserve">for the county an individual resided in at the time of their death </w:t>
      </w:r>
      <w:r w:rsidRPr="00032308">
        <w:t>is calculated formally as:</w:t>
      </w:r>
    </w:p>
    <w:p w14:paraId="44AD3A55" w14:textId="77777777" w:rsidR="008D48DD" w:rsidRDefault="001174EE" w:rsidP="001174EE">
      <w:pPr>
        <w:pStyle w:val="NormalWeb"/>
        <w:spacing w:before="0" w:beforeAutospacing="0" w:after="0" w:afterAutospacing="0" w:line="480" w:lineRule="auto"/>
        <w:ind w:firstLine="720"/>
        <w:rPr>
          <w:rStyle w:val="math"/>
          <w:rFonts w:eastAsiaTheme="majorEastAsia"/>
        </w:rPr>
      </w:pPr>
      <w:r>
        <w:rPr>
          <w:rStyle w:val="math"/>
          <w:rFonts w:eastAsiaTheme="majorEastAsia"/>
        </w:rPr>
        <w:t>\begin{equation}</w:t>
      </w:r>
      <w:r w:rsidR="00EF4FCB" w:rsidRPr="00032308">
        <w:rPr>
          <w:rStyle w:val="math"/>
          <w:rFonts w:eastAsiaTheme="majorEastAsia"/>
        </w:rPr>
        <w:t xml:space="preserve"> </w:t>
      </w:r>
    </w:p>
    <w:p w14:paraId="55C30A0F" w14:textId="77777777" w:rsidR="008D48DD" w:rsidRDefault="00EF4FCB" w:rsidP="001174EE">
      <w:pPr>
        <w:pStyle w:val="NormalWeb"/>
        <w:spacing w:before="0" w:beforeAutospacing="0" w:after="0" w:afterAutospacing="0" w:line="480" w:lineRule="auto"/>
        <w:ind w:firstLine="720"/>
        <w:rPr>
          <w:rStyle w:val="math"/>
          <w:rFonts w:eastAsiaTheme="majorEastAsia"/>
        </w:rPr>
      </w:pPr>
      <w:r w:rsidRPr="00032308">
        <w:rPr>
          <w:rStyle w:val="math"/>
          <w:rFonts w:eastAsiaTheme="majorEastAsia"/>
        </w:rPr>
        <w:t>D = \frac 1 2 \</w:t>
      </w:r>
      <w:proofErr w:type="spellStart"/>
      <w:r w:rsidRPr="00032308">
        <w:rPr>
          <w:rStyle w:val="math"/>
          <w:rFonts w:eastAsiaTheme="majorEastAsia"/>
        </w:rPr>
        <w:t>sum_i^N</w:t>
      </w:r>
      <w:proofErr w:type="spellEnd"/>
      <w:r w:rsidRPr="00032308">
        <w:rPr>
          <w:rStyle w:val="math"/>
          <w:rFonts w:eastAsiaTheme="majorEastAsia"/>
        </w:rPr>
        <w:t xml:space="preserve"> | \frac{</w:t>
      </w:r>
      <w:proofErr w:type="spellStart"/>
      <w:r w:rsidRPr="00032308">
        <w:rPr>
          <w:rStyle w:val="math"/>
          <w:rFonts w:eastAsiaTheme="majorEastAsia"/>
        </w:rPr>
        <w:t>b_</w:t>
      </w:r>
      <w:proofErr w:type="gramStart"/>
      <w:r w:rsidRPr="00032308">
        <w:rPr>
          <w:rStyle w:val="math"/>
          <w:rFonts w:eastAsiaTheme="majorEastAsia"/>
        </w:rPr>
        <w:t>i</w:t>
      </w:r>
      <w:proofErr w:type="spellEnd"/>
      <w:r w:rsidRPr="00032308">
        <w:rPr>
          <w:rStyle w:val="math"/>
          <w:rFonts w:eastAsiaTheme="majorEastAsia"/>
        </w:rPr>
        <w:t>}{</w:t>
      </w:r>
      <w:proofErr w:type="gramEnd"/>
      <w:r w:rsidRPr="00032308">
        <w:rPr>
          <w:rStyle w:val="math"/>
          <w:rFonts w:eastAsiaTheme="majorEastAsia"/>
        </w:rPr>
        <w:t>B} - \frac{</w:t>
      </w:r>
      <w:proofErr w:type="spellStart"/>
      <w:r w:rsidRPr="00032308">
        <w:rPr>
          <w:rStyle w:val="math"/>
          <w:rFonts w:eastAsiaTheme="majorEastAsia"/>
        </w:rPr>
        <w:t>w_</w:t>
      </w:r>
      <w:proofErr w:type="gramStart"/>
      <w:r w:rsidRPr="00032308">
        <w:rPr>
          <w:rStyle w:val="math"/>
          <w:rFonts w:eastAsiaTheme="majorEastAsia"/>
        </w:rPr>
        <w:t>i</w:t>
      </w:r>
      <w:proofErr w:type="spellEnd"/>
      <w:r w:rsidRPr="00032308">
        <w:rPr>
          <w:rStyle w:val="math"/>
          <w:rFonts w:eastAsiaTheme="majorEastAsia"/>
        </w:rPr>
        <w:t>}{</w:t>
      </w:r>
      <w:proofErr w:type="gramEnd"/>
      <w:r w:rsidRPr="00032308">
        <w:rPr>
          <w:rStyle w:val="math"/>
          <w:rFonts w:eastAsiaTheme="majorEastAsia"/>
        </w:rPr>
        <w:t xml:space="preserve">W}| \times 100 </w:t>
      </w:r>
    </w:p>
    <w:p w14:paraId="2C447909" w14:textId="44A3AA24" w:rsidR="00EF4FCB" w:rsidRPr="00032308" w:rsidRDefault="001174EE" w:rsidP="001174EE">
      <w:pPr>
        <w:pStyle w:val="NormalWeb"/>
        <w:spacing w:before="0" w:beforeAutospacing="0" w:after="0" w:afterAutospacing="0" w:line="480" w:lineRule="auto"/>
        <w:ind w:firstLine="720"/>
      </w:pPr>
      <w:r>
        <w:rPr>
          <w:rStyle w:val="math"/>
          <w:rFonts w:eastAsiaTheme="majorEastAsia"/>
        </w:rPr>
        <w:t>\end{equation}</w:t>
      </w:r>
    </w:p>
    <w:p w14:paraId="59E42BEE" w14:textId="5860D482" w:rsidR="00EF4FCB" w:rsidRPr="00032308" w:rsidRDefault="00EF4FCB" w:rsidP="002B4B38">
      <w:pPr>
        <w:pStyle w:val="NormalWeb"/>
        <w:spacing w:before="0" w:beforeAutospacing="0" w:after="0" w:afterAutospacing="0" w:line="480" w:lineRule="auto"/>
      </w:pPr>
      <w:r w:rsidRPr="00032308">
        <w:t xml:space="preserve">Where N is the number of counties, </w:t>
      </w:r>
      <w:r w:rsidRPr="00032308">
        <w:rPr>
          <w:rStyle w:val="math"/>
          <w:rFonts w:eastAsiaTheme="majorEastAsia"/>
        </w:rPr>
        <w:t>$b_i$</w:t>
      </w:r>
      <w:r w:rsidRPr="00032308">
        <w:t xml:space="preserve"> and </w:t>
      </w:r>
      <w:r w:rsidRPr="00032308">
        <w:rPr>
          <w:rStyle w:val="math"/>
          <w:rFonts w:eastAsiaTheme="majorEastAsia"/>
        </w:rPr>
        <w:t>$w_i$</w:t>
      </w:r>
      <w:r w:rsidRPr="00032308">
        <w:t xml:space="preserve"> are the proportion of Black and White residents in the </w:t>
      </w:r>
      <w:r w:rsidRPr="00032308">
        <w:rPr>
          <w:rStyle w:val="math"/>
          <w:rFonts w:eastAsiaTheme="majorEastAsia"/>
        </w:rPr>
        <w:t>$i$</w:t>
      </w:r>
      <w:r w:rsidRPr="00032308">
        <w:t xml:space="preserve">th census tract and B and W are the proportion of Black and White residents in the </w:t>
      </w:r>
      <w:r w:rsidR="00AF0263" w:rsidRPr="00032308">
        <w:t>county. The</w:t>
      </w:r>
      <w:r w:rsidRPr="00032308">
        <w:t xml:space="preserve"> dissimilarit</w:t>
      </w:r>
      <w:r w:rsidR="00331F70">
        <w:t>y scores</w:t>
      </w:r>
      <w:r w:rsidRPr="00032308">
        <w:t xml:space="preserve"> are calculated from decennial Censuses 1980, 1990 and 2000, which correspond to the year </w:t>
      </w:r>
      <w:r w:rsidR="00AF0263">
        <w:t>of death observed for</w:t>
      </w:r>
      <w:r w:rsidR="00200A10">
        <w:t xml:space="preserve"> sample members</w:t>
      </w:r>
      <w:r w:rsidR="00AF0263">
        <w:t>.</w:t>
      </w:r>
    </w:p>
    <w:p w14:paraId="7A761196" w14:textId="16FB1632" w:rsidR="001A0A9F" w:rsidRPr="00032308" w:rsidRDefault="001A0A9F" w:rsidP="00532DAE">
      <w:pPr>
        <w:pStyle w:val="NormalWeb"/>
        <w:spacing w:before="0" w:beforeAutospacing="0" w:after="0" w:afterAutospacing="0" w:line="480" w:lineRule="auto"/>
      </w:pPr>
      <w:r w:rsidRPr="00032308">
        <w:lastRenderedPageBreak/>
        <w:t xml:space="preserve">Counties are </w:t>
      </w:r>
      <w:r w:rsidR="00331F70">
        <w:t xml:space="preserve">additionally </w:t>
      </w:r>
      <w:r w:rsidRPr="00032308">
        <w:t>linked to</w:t>
      </w:r>
      <w:r w:rsidR="00EF4FCB" w:rsidRPr="00032308">
        <w:t xml:space="preserve"> 1967 Census of Governments data on the number of municipal and township governments and their Federal revenue share from the Government Finance Database </w:t>
      </w:r>
      <w:r w:rsidR="00EF4FCB" w:rsidRPr="00032308">
        <w:rPr>
          <w:rStyle w:val="cite"/>
          <w:rFonts w:eastAsiaTheme="majorEastAsia"/>
        </w:rPr>
        <w:t>[</w:t>
      </w:r>
      <w:r w:rsidR="00EF4FCB" w:rsidRPr="00032308">
        <w:rPr>
          <w:rStyle w:val="cite-id"/>
          <w:rFonts w:eastAsiaTheme="majorEastAsia"/>
        </w:rPr>
        <w:t>@pierson2015</w:t>
      </w:r>
      <w:r w:rsidR="00EF4FCB" w:rsidRPr="00032308">
        <w:rPr>
          <w:rStyle w:val="cite"/>
          <w:rFonts w:eastAsiaTheme="majorEastAsia"/>
        </w:rPr>
        <w:t>]</w:t>
      </w:r>
      <w:r w:rsidR="00EF4FCB" w:rsidRPr="00032308">
        <w:t xml:space="preserve"> that I use for identification. </w:t>
      </w:r>
      <w:r w:rsidRPr="00032308">
        <w:t>My final analytic sample consists of (</w:t>
      </w:r>
      <w:r w:rsidRPr="00032308">
        <w:rPr>
          <w:rStyle w:val="math"/>
          <w:rFonts w:eastAsiaTheme="majorEastAsia"/>
        </w:rPr>
        <w:t xml:space="preserve">$N = </w:t>
      </w:r>
      <w:r w:rsidR="003D3018" w:rsidRPr="003D3018">
        <w:rPr>
          <w:rStyle w:val="math"/>
          <w:rFonts w:eastAsiaTheme="majorEastAsia"/>
        </w:rPr>
        <w:t>2</w:t>
      </w:r>
      <w:r w:rsidR="003D3018">
        <w:rPr>
          <w:rStyle w:val="math"/>
          <w:rFonts w:eastAsiaTheme="majorEastAsia"/>
        </w:rPr>
        <w:t>,</w:t>
      </w:r>
      <w:r w:rsidR="003D3018" w:rsidRPr="003D3018">
        <w:rPr>
          <w:shd w:val="clear" w:color="auto" w:fill="FFFFFF"/>
        </w:rPr>
        <w:t>152</w:t>
      </w:r>
      <w:r w:rsidR="003D3018">
        <w:rPr>
          <w:shd w:val="clear" w:color="auto" w:fill="FFFFFF"/>
        </w:rPr>
        <w:t>,</w:t>
      </w:r>
      <w:r w:rsidR="003D3018" w:rsidRPr="003D3018">
        <w:rPr>
          <w:shd w:val="clear" w:color="auto" w:fill="FFFFFF"/>
        </w:rPr>
        <w:t>370</w:t>
      </w:r>
      <w:r w:rsidR="003D3018" w:rsidRPr="00032308">
        <w:rPr>
          <w:rStyle w:val="math"/>
          <w:rFonts w:eastAsiaTheme="majorEastAsia"/>
        </w:rPr>
        <w:t xml:space="preserve"> </w:t>
      </w:r>
      <w:r w:rsidRPr="00032308">
        <w:rPr>
          <w:rStyle w:val="math"/>
          <w:rFonts w:eastAsiaTheme="majorEastAsia"/>
        </w:rPr>
        <w:t>$</w:t>
      </w:r>
      <w:r w:rsidRPr="00032308">
        <w:t xml:space="preserve">) individuals residing in </w:t>
      </w:r>
      <w:r w:rsidRPr="00032308">
        <w:rPr>
          <w:rStyle w:val="math"/>
          <w:rFonts w:eastAsiaTheme="majorEastAsia"/>
        </w:rPr>
        <w:t>$1,7</w:t>
      </w:r>
      <w:r w:rsidR="003D3018">
        <w:rPr>
          <w:rStyle w:val="math"/>
          <w:rFonts w:eastAsiaTheme="majorEastAsia"/>
        </w:rPr>
        <w:t>74</w:t>
      </w:r>
      <w:r w:rsidRPr="00032308">
        <w:rPr>
          <w:rStyle w:val="math"/>
          <w:rFonts w:eastAsiaTheme="majorEastAsia"/>
        </w:rPr>
        <w:t xml:space="preserve"> (N x T = </w:t>
      </w:r>
      <w:r w:rsidR="009F6CF7" w:rsidRPr="00032308">
        <w:rPr>
          <w:rStyle w:val="math"/>
          <w:rFonts w:eastAsiaTheme="majorEastAsia"/>
        </w:rPr>
        <w:t>4,</w:t>
      </w:r>
      <w:r w:rsidR="009F6CF7">
        <w:rPr>
          <w:rStyle w:val="math"/>
          <w:rFonts w:eastAsiaTheme="majorEastAsia"/>
        </w:rPr>
        <w:t>678</w:t>
      </w:r>
      <w:r w:rsidR="009F6CF7" w:rsidRPr="00032308">
        <w:rPr>
          <w:rStyle w:val="math"/>
          <w:rFonts w:eastAsiaTheme="majorEastAsia"/>
        </w:rPr>
        <w:t>) $</w:t>
      </w:r>
      <w:r w:rsidRPr="00032308">
        <w:t xml:space="preserve"> counties at their time of death over three decades from 1980-2000</w:t>
      </w:r>
      <w:r w:rsidR="00A9313A">
        <w:t xml:space="preserve"> (Table </w:t>
      </w:r>
      <w:r w:rsidR="00556420">
        <w:t>A1 Secondary Appendix</w:t>
      </w:r>
      <w:r w:rsidR="00A9313A">
        <w:t>)</w:t>
      </w:r>
      <w:r w:rsidRPr="00032308">
        <w:t>. The resulting counties are filtered from all counties in the U.S. by the requirement that they have a Black population greater then 0 and that they are not missing data in 1967 on the county finance measures used as instruments.</w:t>
      </w:r>
      <w:r w:rsidRPr="00032308">
        <w:rPr>
          <w:rStyle w:val="FootnoteReference"/>
        </w:rPr>
        <w:footnoteReference w:id="11"/>
      </w:r>
      <w:r w:rsidRPr="00032308">
        <w:t xml:space="preserve"> </w:t>
      </w:r>
      <w:r w:rsidR="00EF4FCB" w:rsidRPr="00032308">
        <w:t>Table</w:t>
      </w:r>
      <w:r w:rsidR="00817A85">
        <w:t xml:space="preserve"> 1</w:t>
      </w:r>
      <w:r w:rsidR="00EF4FCB" w:rsidRPr="00032308">
        <w:t xml:space="preserve"> </w:t>
      </w:r>
      <w:r w:rsidR="006921B4">
        <w:t>displays</w:t>
      </w:r>
      <w:r w:rsidR="00EF4FCB" w:rsidRPr="00032308">
        <w:t xml:space="preserve"> the </w:t>
      </w:r>
      <w:r w:rsidR="00A24AA7">
        <w:t xml:space="preserve">in the </w:t>
      </w:r>
      <w:r w:rsidRPr="00032308">
        <w:t>individual and county characteristics</w:t>
      </w:r>
      <w:r w:rsidR="00A24AA7">
        <w:t xml:space="preserve"> between those in the 1905-1920 birth cohorts </w:t>
      </w:r>
      <w:r w:rsidRPr="00032308">
        <w:t xml:space="preserve">in and out of </w:t>
      </w:r>
      <w:r w:rsidR="00A24AA7">
        <w:t xml:space="preserve">the </w:t>
      </w:r>
      <w:r w:rsidRPr="00032308">
        <w:t>sampl</w:t>
      </w:r>
      <w:r w:rsidR="00751DE4">
        <w:t>e and demonstrates that</w:t>
      </w:r>
      <w:r w:rsidR="00FD23BF">
        <w:t xml:space="preserve"> the differences are minimal</w:t>
      </w:r>
      <w:r w:rsidR="00EF4FCB" w:rsidRPr="00032308">
        <w:t xml:space="preserve">. </w:t>
      </w:r>
    </w:p>
    <w:p w14:paraId="20278EC9" w14:textId="77777777" w:rsidR="00EF4FCB" w:rsidRPr="00817A85" w:rsidRDefault="00EF4FCB" w:rsidP="00532DAE">
      <w:pPr>
        <w:pStyle w:val="NormalWeb"/>
        <w:spacing w:before="0" w:beforeAutospacing="0" w:after="0" w:afterAutospacing="0" w:line="480" w:lineRule="auto"/>
        <w:rPr>
          <w:b/>
          <w:bCs/>
        </w:rPr>
      </w:pPr>
      <w:r w:rsidRPr="00817A85">
        <w:rPr>
          <w:rStyle w:val="raw-tex"/>
          <w:rFonts w:eastAsiaTheme="majorEastAsia"/>
          <w:b/>
          <w:bCs/>
        </w:rPr>
        <w:t>\</w:t>
      </w:r>
      <w:proofErr w:type="gramStart"/>
      <w:r w:rsidRPr="00817A85">
        <w:rPr>
          <w:rStyle w:val="raw-tex"/>
          <w:rFonts w:eastAsiaTheme="majorEastAsia"/>
          <w:b/>
          <w:bCs/>
        </w:rPr>
        <w:t>section{</w:t>
      </w:r>
      <w:proofErr w:type="gramEnd"/>
      <w:r w:rsidRPr="00817A85">
        <w:rPr>
          <w:rStyle w:val="raw-tex"/>
          <w:rFonts w:eastAsiaTheme="majorEastAsia"/>
          <w:b/>
          <w:bCs/>
        </w:rPr>
        <w:t>Methods}</w:t>
      </w:r>
    </w:p>
    <w:p w14:paraId="289D65CD" w14:textId="42B945DA" w:rsidR="00EF4FCB" w:rsidRPr="00817A85" w:rsidRDefault="00EF4FCB" w:rsidP="00532DAE">
      <w:pPr>
        <w:pStyle w:val="NormalWeb"/>
        <w:spacing w:before="0" w:beforeAutospacing="0" w:after="0" w:afterAutospacing="0" w:line="480" w:lineRule="auto"/>
        <w:rPr>
          <w:b/>
          <w:bCs/>
        </w:rPr>
      </w:pPr>
      <w:r w:rsidRPr="00817A85">
        <w:rPr>
          <w:rStyle w:val="raw-tex"/>
          <w:rFonts w:eastAsiaTheme="majorEastAsia"/>
          <w:b/>
          <w:bCs/>
        </w:rPr>
        <w:t>\</w:t>
      </w:r>
      <w:proofErr w:type="gramStart"/>
      <w:r w:rsidRPr="00817A85">
        <w:rPr>
          <w:rStyle w:val="raw-tex"/>
          <w:rFonts w:eastAsiaTheme="majorEastAsia"/>
          <w:b/>
          <w:bCs/>
        </w:rPr>
        <w:t>subsection{</w:t>
      </w:r>
      <w:proofErr w:type="gramEnd"/>
      <w:r w:rsidR="000A3A0F">
        <w:rPr>
          <w:rStyle w:val="raw-tex"/>
          <w:rFonts w:eastAsiaTheme="majorEastAsia"/>
          <w:b/>
          <w:bCs/>
        </w:rPr>
        <w:t xml:space="preserve">Empirical </w:t>
      </w:r>
      <w:r w:rsidRPr="00817A85">
        <w:rPr>
          <w:rStyle w:val="raw-tex"/>
          <w:rFonts w:eastAsiaTheme="majorEastAsia"/>
          <w:b/>
          <w:bCs/>
        </w:rPr>
        <w:t>Strategy}</w:t>
      </w:r>
    </w:p>
    <w:p w14:paraId="5F6B7786" w14:textId="4677A1D6" w:rsidR="00EF4FCB" w:rsidRPr="00032308" w:rsidRDefault="008005B0" w:rsidP="009F6CF7">
      <w:pPr>
        <w:pStyle w:val="NormalWeb"/>
        <w:spacing w:before="0" w:beforeAutospacing="0" w:after="0" w:afterAutospacing="0" w:line="480" w:lineRule="auto"/>
        <w:ind w:firstLine="720"/>
      </w:pPr>
      <w:r>
        <w:t xml:space="preserve">There </w:t>
      </w:r>
      <w:r w:rsidR="00EF4FCB" w:rsidRPr="00032308">
        <w:t xml:space="preserve">are many features </w:t>
      </w:r>
      <w:r w:rsidR="00BF6624">
        <w:t xml:space="preserve">of </w:t>
      </w:r>
      <w:r w:rsidR="008B32BC">
        <w:t>counties</w:t>
      </w:r>
      <w:r w:rsidR="00BF6624">
        <w:t xml:space="preserve"> and place</w:t>
      </w:r>
      <w:r w:rsidR="008B32BC">
        <w:t>s</w:t>
      </w:r>
      <w:r w:rsidR="00EF4FCB" w:rsidRPr="00032308">
        <w:t xml:space="preserve"> that a</w:t>
      </w:r>
      <w:r w:rsidR="00D61C05">
        <w:t>lso</w:t>
      </w:r>
      <w:r w:rsidR="00EF4FCB" w:rsidRPr="00032308">
        <w:t xml:space="preserve"> shape health </w:t>
      </w:r>
      <w:r w:rsidR="00EF4FCB" w:rsidRPr="00032308">
        <w:rPr>
          <w:rStyle w:val="cite"/>
          <w:rFonts w:eastAsiaTheme="majorEastAsia"/>
        </w:rPr>
        <w:t>[</w:t>
      </w:r>
      <w:r w:rsidR="00EF4FCB" w:rsidRPr="00032308">
        <w:rPr>
          <w:rStyle w:val="cite-id"/>
          <w:rFonts w:eastAsiaTheme="majorEastAsia"/>
        </w:rPr>
        <w:t>@montez2020</w:t>
      </w:r>
      <w:r w:rsidR="00EF4FCB" w:rsidRPr="00032308">
        <w:rPr>
          <w:rStyle w:val="cite"/>
          <w:rFonts w:eastAsiaTheme="majorEastAsia"/>
        </w:rPr>
        <w:t>]</w:t>
      </w:r>
      <w:r w:rsidR="00EF4FCB" w:rsidRPr="00032308">
        <w:t>, leading associations between county-level segregation and longevity to be biased.</w:t>
      </w:r>
      <w:r w:rsidR="00D61C05">
        <w:t xml:space="preserve"> </w:t>
      </w:r>
      <w:r w:rsidR="00EF4FCB" w:rsidRPr="00032308">
        <w:t xml:space="preserve">A leading strategy </w:t>
      </w:r>
      <w:r w:rsidR="00916318">
        <w:t xml:space="preserve">employed in prior scholarship to </w:t>
      </w:r>
      <w:r w:rsidR="00EF4FCB" w:rsidRPr="00032308">
        <w:t>a</w:t>
      </w:r>
      <w:r w:rsidR="008130E4">
        <w:t>ddress</w:t>
      </w:r>
      <w:r w:rsidR="00EF4FCB" w:rsidRPr="00032308">
        <w:t xml:space="preserve"> concerns of endogeneity </w:t>
      </w:r>
      <w:r w:rsidR="00916318">
        <w:t xml:space="preserve">are </w:t>
      </w:r>
      <w:r w:rsidR="00EF4FCB" w:rsidRPr="00032308">
        <w:t>instrumental variable</w:t>
      </w:r>
      <w:r w:rsidR="00916318">
        <w:t>s</w:t>
      </w:r>
      <w:r w:rsidR="00EF4FCB" w:rsidRPr="00032308">
        <w:t xml:space="preserve"> that </w:t>
      </w:r>
      <w:r w:rsidR="00BF6624">
        <w:t>create</w:t>
      </w:r>
      <w:r w:rsidR="00916318">
        <w:t xml:space="preserve"> </w:t>
      </w:r>
      <w:r w:rsidR="00EF4FCB" w:rsidRPr="00032308">
        <w:t xml:space="preserve">exogenous variation in </w:t>
      </w:r>
      <w:r w:rsidR="008130E4" w:rsidRPr="00032308">
        <w:t>segregation but</w:t>
      </w:r>
      <w:r w:rsidR="00EF4FCB" w:rsidRPr="00032308">
        <w:t xml:space="preserve"> do</w:t>
      </w:r>
      <w:r w:rsidR="00916318">
        <w:t xml:space="preserve"> </w:t>
      </w:r>
      <w:r w:rsidR="00EF4FCB" w:rsidRPr="00032308">
        <w:t xml:space="preserve">not plausibly affect </w:t>
      </w:r>
      <w:r w:rsidR="005C4235">
        <w:t>health</w:t>
      </w:r>
      <w:r w:rsidR="00EF4FCB" w:rsidRPr="00032308">
        <w:t>. I use a</w:t>
      </w:r>
      <w:r w:rsidR="00916318">
        <w:t xml:space="preserve"> validated</w:t>
      </w:r>
      <w:r w:rsidR="00EF4FCB" w:rsidRPr="00032308">
        <w:t xml:space="preserve"> </w:t>
      </w:r>
      <w:r w:rsidR="00E16CD7">
        <w:t xml:space="preserve">instrument </w:t>
      </w:r>
      <w:r w:rsidR="00EF4FCB" w:rsidRPr="00032308">
        <w:t xml:space="preserve">first </w:t>
      </w:r>
      <w:r w:rsidR="00E16CD7">
        <w:t>used</w:t>
      </w:r>
      <w:r w:rsidR="00EF4FCB" w:rsidRPr="00032308">
        <w:t xml:space="preserve"> </w:t>
      </w:r>
      <w:r w:rsidR="00E16CD7">
        <w:t>in</w:t>
      </w:r>
      <w:r w:rsidR="00EF4FCB" w:rsidRPr="00032308">
        <w:t xml:space="preserve"> </w:t>
      </w:r>
      <w:r w:rsidR="00EF4FCB" w:rsidRPr="00032308">
        <w:rPr>
          <w:rStyle w:val="cite-id"/>
          <w:rFonts w:eastAsiaTheme="majorEastAsia"/>
        </w:rPr>
        <w:t>@cutler1997</w:t>
      </w:r>
      <w:r w:rsidR="00EF4FCB" w:rsidRPr="00032308">
        <w:t xml:space="preserve"> and employed subsequently by </w:t>
      </w:r>
      <w:r w:rsidR="00EF4FCB" w:rsidRPr="00032308">
        <w:rPr>
          <w:rStyle w:val="cite-id"/>
          <w:rFonts w:eastAsiaTheme="majorEastAsia"/>
        </w:rPr>
        <w:t>@light2019</w:t>
      </w:r>
      <w:r w:rsidR="00EF4FCB" w:rsidRPr="00032308">
        <w:t xml:space="preserve"> that leverages variation in the</w:t>
      </w:r>
      <w:r w:rsidR="008C2A63">
        <w:t xml:space="preserve"> public finance characteristics of places</w:t>
      </w:r>
      <w:r w:rsidR="00E16CD7">
        <w:t xml:space="preserve"> that induce geographic sorting between neighborhoods</w:t>
      </w:r>
      <w:r w:rsidR="008C2A63">
        <w:t xml:space="preserve">. </w:t>
      </w:r>
      <w:r w:rsidR="0077220A">
        <w:t xml:space="preserve">I </w:t>
      </w:r>
      <w:r w:rsidR="008C2A63">
        <w:t>instrument for segregation using the</w:t>
      </w:r>
      <w:r w:rsidR="00EF4FCB" w:rsidRPr="00032308">
        <w:t xml:space="preserve"> number of municipal and </w:t>
      </w:r>
      <w:r w:rsidR="00EF4FCB" w:rsidRPr="00032308">
        <w:lastRenderedPageBreak/>
        <w:t xml:space="preserve">township </w:t>
      </w:r>
      <w:r w:rsidR="008C2A63" w:rsidRPr="00032308">
        <w:t>governments</w:t>
      </w:r>
      <w:r w:rsidR="008C2A63">
        <w:t xml:space="preserve"> </w:t>
      </w:r>
      <w:r w:rsidR="0077220A">
        <w:t xml:space="preserve">within a county </w:t>
      </w:r>
      <w:r w:rsidR="00EF4FCB" w:rsidRPr="00032308">
        <w:t xml:space="preserve">and the state-level </w:t>
      </w:r>
      <w:r w:rsidR="008C2A63">
        <w:t>inter</w:t>
      </w:r>
      <w:r w:rsidR="00EF4FCB" w:rsidRPr="00032308">
        <w:t>government</w:t>
      </w:r>
      <w:r w:rsidR="008C2A63">
        <w:t xml:space="preserve">al </w:t>
      </w:r>
      <w:r w:rsidR="00EF4FCB" w:rsidRPr="00032308">
        <w:t xml:space="preserve">revenue share these </w:t>
      </w:r>
      <w:r w:rsidR="000F0847">
        <w:t xml:space="preserve">local </w:t>
      </w:r>
      <w:r w:rsidR="00EF4FCB" w:rsidRPr="00032308">
        <w:t>governments receive</w:t>
      </w:r>
      <w:r w:rsidR="000F0847">
        <w:t>.</w:t>
      </w:r>
    </w:p>
    <w:p w14:paraId="64C81371" w14:textId="1C2BE2E9" w:rsidR="00F33521" w:rsidRDefault="00EF4FCB" w:rsidP="00F33521">
      <w:pPr>
        <w:pStyle w:val="NormalWeb"/>
        <w:spacing w:before="0" w:beforeAutospacing="0" w:after="0" w:afterAutospacing="0" w:line="480" w:lineRule="auto"/>
        <w:ind w:firstLine="720"/>
      </w:pPr>
      <w:r w:rsidRPr="00032308">
        <w:t xml:space="preserve">The </w:t>
      </w:r>
      <w:r w:rsidR="00B715FE">
        <w:t>intuition</w:t>
      </w:r>
      <w:r w:rsidR="00B61150">
        <w:t xml:space="preserve"> behind these </w:t>
      </w:r>
      <w:r w:rsidRPr="00032308">
        <w:t xml:space="preserve">instruments </w:t>
      </w:r>
      <w:r w:rsidR="00B61150">
        <w:t xml:space="preserve">is that variation in local government options </w:t>
      </w:r>
      <w:r w:rsidR="00FC2B9F">
        <w:t>leads to</w:t>
      </w:r>
      <w:r w:rsidR="00B61150">
        <w:t xml:space="preserve"> more </w:t>
      </w:r>
      <w:r w:rsidRPr="00032308">
        <w:t xml:space="preserve">segregation through a Tiebout </w:t>
      </w:r>
      <w:r w:rsidR="0040188F" w:rsidRPr="00032308">
        <w:t>mechanism:</w:t>
      </w:r>
      <w:r w:rsidRPr="00032308">
        <w:t xml:space="preserve"> </w:t>
      </w:r>
      <w:commentRangeStart w:id="170"/>
      <w:r w:rsidRPr="00032308">
        <w:t xml:space="preserve">"when there are more local governments, tax rates and service provision will vary more within an area, and thus the desire for sorting will increase," </w:t>
      </w:r>
      <w:commentRangeEnd w:id="170"/>
      <w:r w:rsidR="00A77436">
        <w:rPr>
          <w:rStyle w:val="CommentReference"/>
          <w:rFonts w:asciiTheme="minorHAnsi" w:eastAsiaTheme="minorHAnsi" w:hAnsiTheme="minorHAnsi" w:cstheme="minorBidi"/>
          <w:kern w:val="2"/>
          <w14:ligatures w14:val="standardContextual"/>
        </w:rPr>
        <w:commentReference w:id="170"/>
      </w:r>
      <w:r w:rsidRPr="00032308">
        <w:rPr>
          <w:rStyle w:val="cite"/>
          <w:rFonts w:eastAsiaTheme="majorEastAsia"/>
        </w:rPr>
        <w:t>[</w:t>
      </w:r>
      <w:r w:rsidRPr="00032308">
        <w:rPr>
          <w:rStyle w:val="cite-id"/>
          <w:rFonts w:eastAsiaTheme="majorEastAsia"/>
        </w:rPr>
        <w:t>@cutler1997</w:t>
      </w:r>
      <w:r w:rsidRPr="00032308">
        <w:rPr>
          <w:rStyle w:val="cite"/>
          <w:rFonts w:eastAsiaTheme="majorEastAsia"/>
        </w:rPr>
        <w:t xml:space="preserve"> :848]</w:t>
      </w:r>
      <w:r w:rsidRPr="00032308">
        <w:t>. This quasi-random sorting is thought t</w:t>
      </w:r>
      <w:r w:rsidR="00983D0E">
        <w:t xml:space="preserve">o </w:t>
      </w:r>
      <w:r w:rsidRPr="00032308">
        <w:t xml:space="preserve">lead to more </w:t>
      </w:r>
      <w:r w:rsidR="00983D0E">
        <w:t xml:space="preserve">residential sorting and thus more </w:t>
      </w:r>
      <w:r w:rsidR="008130E4" w:rsidRPr="00032308">
        <w:t>segregation</w:t>
      </w:r>
      <w:r w:rsidR="00F33521">
        <w:t xml:space="preserve">. </w:t>
      </w:r>
    </w:p>
    <w:p w14:paraId="74D1D284" w14:textId="605C23F5" w:rsidR="00EE2536" w:rsidRDefault="00F33521" w:rsidP="00F33521">
      <w:pPr>
        <w:pStyle w:val="NormalWeb"/>
        <w:spacing w:before="0" w:beforeAutospacing="0" w:after="0" w:afterAutospacing="0" w:line="480" w:lineRule="auto"/>
        <w:ind w:firstLine="720"/>
      </w:pPr>
      <w:r>
        <w:t>The use of municipal and township governments to instrument for contemporary population patterns are appealing for multiple reasons. First, a</w:t>
      </w:r>
      <w:r w:rsidR="00EF4FCB" w:rsidRPr="00032308">
        <w:t>s</w:t>
      </w:r>
      <w:r w:rsidR="00B715FE">
        <w:t xml:space="preserve"> demonstrated </w:t>
      </w:r>
      <w:r w:rsidR="00EF4FCB" w:rsidRPr="00032308">
        <w:t xml:space="preserve">by </w:t>
      </w:r>
      <w:r w:rsidR="00EF4FCB" w:rsidRPr="00032308">
        <w:rPr>
          <w:rStyle w:val="cite-id"/>
          <w:rFonts w:eastAsiaTheme="majorEastAsia"/>
        </w:rPr>
        <w:t>@cutler1997</w:t>
      </w:r>
      <w:r w:rsidR="00EF4FCB" w:rsidRPr="00032308">
        <w:t xml:space="preserve"> and </w:t>
      </w:r>
      <w:r w:rsidR="00EF4FCB" w:rsidRPr="00032308">
        <w:rPr>
          <w:rStyle w:val="cite-id"/>
          <w:rFonts w:eastAsiaTheme="majorEastAsia"/>
        </w:rPr>
        <w:t>@light2019</w:t>
      </w:r>
      <w:r w:rsidR="00EF4FCB" w:rsidRPr="00032308">
        <w:t xml:space="preserve">, the correlation in the number of governments over time is very high at over .98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 xml:space="preserve"> :848]</w:t>
      </w:r>
      <w:r w:rsidR="00EF4FCB" w:rsidRPr="00032308">
        <w:t xml:space="preserve">. </w:t>
      </w:r>
      <w:r w:rsidR="009C07B3">
        <w:t>For instance, certain</w:t>
      </w:r>
      <w:r w:rsidR="00EF4FCB" w:rsidRPr="00032308">
        <w:t xml:space="preserve"> government patterns </w:t>
      </w:r>
      <w:r w:rsidR="00524765">
        <w:t>are</w:t>
      </w:r>
      <w:r w:rsidR="009C07B3">
        <w:t xml:space="preserve"> fixed </w:t>
      </w:r>
      <w:r w:rsidR="00EF4FCB" w:rsidRPr="00032308">
        <w:t xml:space="preserve">stretching back to 1787, suggesting that </w:t>
      </w:r>
      <w:r w:rsidR="00EE2536">
        <w:t>government placement is</w:t>
      </w:r>
      <w:r w:rsidR="00696FC9">
        <w:t xml:space="preserve"> not affected by contemporary </w:t>
      </w:r>
      <w:r w:rsidR="00EF4FCB" w:rsidRPr="00032308">
        <w:t>sorting pattern</w:t>
      </w:r>
      <w:r w:rsidR="00EE2536">
        <w:t>s.</w:t>
      </w:r>
      <w:r w:rsidR="00EF4FCB" w:rsidRPr="00032308">
        <w:t xml:space="preserve"> </w:t>
      </w:r>
      <w:r w:rsidR="00EE2536">
        <w:t>Second, because of their near constant nature, the number of governments are likely to result in spatial sorting that is informed</w:t>
      </w:r>
      <w:r w:rsidR="004B67A9">
        <w:t xml:space="preserve"> by</w:t>
      </w:r>
      <w:r w:rsidR="00EE2536">
        <w:t xml:space="preserve"> quasi-random early settlement geographic features, such as the arrangement of hills, rivers, and other geologic features </w:t>
      </w:r>
      <w:r w:rsidR="00FA7331">
        <w:t>that affect segregation patterns but are</w:t>
      </w:r>
      <w:r w:rsidR="000C446C">
        <w:t xml:space="preserve"> </w:t>
      </w:r>
      <w:r w:rsidR="00FA7331">
        <w:t xml:space="preserve">unrelated to </w:t>
      </w:r>
      <w:r w:rsidR="008A0857">
        <w:t xml:space="preserve">geographic forces that affect </w:t>
      </w:r>
      <w:r w:rsidR="00FA7331">
        <w:t>contemporary health outcomes</w:t>
      </w:r>
      <w:r w:rsidR="00EE2536">
        <w:t xml:space="preserve"> [@cutler1997].</w:t>
      </w:r>
    </w:p>
    <w:p w14:paraId="202AE3C6" w14:textId="6F4559E1" w:rsidR="00085766" w:rsidRDefault="005B44A3" w:rsidP="00B75475">
      <w:pPr>
        <w:pStyle w:val="NormalWeb"/>
        <w:spacing w:before="0" w:beforeAutospacing="0" w:after="0" w:afterAutospacing="0" w:line="480" w:lineRule="auto"/>
        <w:ind w:firstLine="720"/>
      </w:pPr>
      <w:r>
        <w:t xml:space="preserve">In </w:t>
      </w:r>
      <w:r w:rsidR="005F6FB3">
        <w:t>analyses,</w:t>
      </w:r>
      <w:r w:rsidR="00EF4FCB" w:rsidRPr="00032308">
        <w:t xml:space="preserve"> I follow </w:t>
      </w:r>
      <w:r w:rsidR="00EF4FCB" w:rsidRPr="00032308">
        <w:rPr>
          <w:rStyle w:val="cite-id"/>
          <w:rFonts w:eastAsiaTheme="majorEastAsia"/>
        </w:rPr>
        <w:t>@cutler1997</w:t>
      </w:r>
      <w:r w:rsidR="00EF4FCB" w:rsidRPr="00032308">
        <w:t xml:space="preserve"> and include the log of the number of governments and the state-level share of intergovernmental revenue to purge local endogenous factors.</w:t>
      </w:r>
      <w:r w:rsidR="00B75475">
        <w:t xml:space="preserve"> </w:t>
      </w:r>
      <w:r w:rsidR="00EF4FCB" w:rsidRPr="00032308">
        <w:t xml:space="preserve">When evaluating the plausibility and relevance of </w:t>
      </w:r>
      <w:r w:rsidR="00D121E6">
        <w:t>an</w:t>
      </w:r>
      <w:r w:rsidR="00EF4FCB" w:rsidRPr="00032308">
        <w:t xml:space="preserve"> instrument, it is important to do so in the context of IV assumptions. (1) the instrument is exogenous and relevant</w:t>
      </w:r>
      <w:r w:rsidR="00E310CE">
        <w:t>;</w:t>
      </w:r>
      <w:r w:rsidR="00EF4FCB" w:rsidRPr="00032308">
        <w:t xml:space="preserve"> (2)</w:t>
      </w:r>
      <w:r w:rsidR="00A07F6B">
        <w:t xml:space="preserve"> there is a strong</w:t>
      </w:r>
      <w:r w:rsidR="00EF4FCB" w:rsidRPr="00032308">
        <w:t xml:space="preserve"> first stage relationship</w:t>
      </w:r>
      <w:r w:rsidR="00E310CE">
        <w:t>;</w:t>
      </w:r>
      <w:r w:rsidR="00A07F6B">
        <w:t xml:space="preserve"> </w:t>
      </w:r>
      <w:r w:rsidR="00EF4FCB" w:rsidRPr="00032308">
        <w:t xml:space="preserve">and (3) monotonicity </w:t>
      </w:r>
      <w:r w:rsidR="00A07F6B">
        <w:t xml:space="preserve">or </w:t>
      </w:r>
      <w:r w:rsidR="00EF4FCB" w:rsidRPr="00032308">
        <w:t xml:space="preserve">the </w:t>
      </w:r>
      <w:r w:rsidR="00A07F6B">
        <w:t>instrument</w:t>
      </w:r>
      <w:r w:rsidR="00EF4FCB" w:rsidRPr="00032308">
        <w:t xml:space="preserve"> only influences the level of segregation in a county in one direction</w:t>
      </w:r>
      <w:r w:rsidR="00A07F6B">
        <w:t>.</w:t>
      </w:r>
    </w:p>
    <w:p w14:paraId="57B73C5E" w14:textId="0F120C91" w:rsidR="00B75475" w:rsidRDefault="00A07F6B" w:rsidP="00532DAE">
      <w:pPr>
        <w:pStyle w:val="NormalWeb"/>
        <w:spacing w:before="0" w:beforeAutospacing="0" w:after="0" w:afterAutospacing="0" w:line="480" w:lineRule="auto"/>
        <w:ind w:firstLine="720"/>
      </w:pPr>
      <w:r>
        <w:lastRenderedPageBreak/>
        <w:t xml:space="preserve">  </w:t>
      </w:r>
      <w:r w:rsidR="004803F8">
        <w:t>The first</w:t>
      </w:r>
      <w:r w:rsidR="00EF4FCB" w:rsidRPr="00032308">
        <w:t xml:space="preserve"> assumption </w:t>
      </w:r>
      <w:r w:rsidR="004803F8">
        <w:t xml:space="preserve">is </w:t>
      </w:r>
      <w:r w:rsidR="00EF4FCB" w:rsidRPr="00032308">
        <w:t xml:space="preserve">that these instruments impact longevity only through segregation. </w:t>
      </w:r>
      <w:r w:rsidR="001D6721">
        <w:t>To</w:t>
      </w:r>
      <w:r w:rsidR="00560B82">
        <w:t xml:space="preserve"> further valid</w:t>
      </w:r>
      <w:r w:rsidR="00643727">
        <w:t>ate</w:t>
      </w:r>
      <w:r w:rsidR="00560B82">
        <w:t xml:space="preserve"> this assumption</w:t>
      </w:r>
      <w:r w:rsidR="001D6721">
        <w:t xml:space="preserve">, I follow @cutler1997 and adjust for inter-governmental revenue shares </w:t>
      </w:r>
      <w:r w:rsidR="00DF5061">
        <w:t xml:space="preserve">which have the advantage of accounting for </w:t>
      </w:r>
      <w:r w:rsidR="001D6721">
        <w:t xml:space="preserve">endogenous variation </w:t>
      </w:r>
      <w:r w:rsidR="0058536E">
        <w:t>in resources at the local government level</w:t>
      </w:r>
      <w:r w:rsidR="00560B82">
        <w:t xml:space="preserve"> that may also affect longevity.</w:t>
      </w:r>
      <w:r w:rsidR="00085766" w:rsidRPr="00085766">
        <w:t xml:space="preserve"> </w:t>
      </w:r>
      <w:r w:rsidR="009144CC">
        <w:t xml:space="preserve">It is also important to recall that the instrument is the </w:t>
      </w:r>
      <w:r w:rsidR="009144CC" w:rsidRPr="009144CC">
        <w:t>density</w:t>
      </w:r>
      <w:r w:rsidR="009144CC">
        <w:t xml:space="preserve"> of governments in a county and does not rely on any government-specific quality metrics.</w:t>
      </w:r>
      <w:r w:rsidR="00B75475">
        <w:t xml:space="preserve"> </w:t>
      </w:r>
    </w:p>
    <w:p w14:paraId="559D0100" w14:textId="5FF58550" w:rsidR="00C23F19" w:rsidRDefault="009144CC" w:rsidP="00532DAE">
      <w:pPr>
        <w:pStyle w:val="NormalWeb"/>
        <w:spacing w:before="0" w:beforeAutospacing="0" w:after="0" w:afterAutospacing="0" w:line="480" w:lineRule="auto"/>
        <w:ind w:firstLine="720"/>
      </w:pPr>
      <w:r>
        <w:t xml:space="preserve"> </w:t>
      </w:r>
      <w:r w:rsidR="00FB63D6" w:rsidRPr="009144CC">
        <w:t>Second</w:t>
      </w:r>
      <w:r w:rsidR="001D6721">
        <w:t>, i</w:t>
      </w:r>
      <w:r w:rsidR="00EF4FCB" w:rsidRPr="00032308">
        <w:t xml:space="preserve">n Figure </w:t>
      </w:r>
      <w:r w:rsidR="009F5220">
        <w:t>1</w:t>
      </w:r>
      <w:r w:rsidR="00EF4FCB" w:rsidRPr="00032308">
        <w:t xml:space="preserve"> </w:t>
      </w:r>
      <w:r w:rsidR="00CE2C1B">
        <w:t>(</w:t>
      </w:r>
      <w:r w:rsidR="00CE2C1B" w:rsidRPr="0011620E">
        <w:t xml:space="preserve">Table </w:t>
      </w:r>
      <w:r w:rsidR="0011620E">
        <w:t>A</w:t>
      </w:r>
      <w:r w:rsidR="00556420">
        <w:t>2</w:t>
      </w:r>
      <w:r w:rsidR="00CE2C1B" w:rsidRPr="0011620E">
        <w:t xml:space="preserve"> </w:t>
      </w:r>
      <w:r w:rsidR="00AB0F41">
        <w:t>Secondary</w:t>
      </w:r>
      <w:r w:rsidR="00556420">
        <w:t xml:space="preserve"> Appendix)</w:t>
      </w:r>
      <w:r w:rsidR="00EF4FCB" w:rsidRPr="00032308">
        <w:t xml:space="preserve"> I demonstrate that association between the instruments and segregation is highly predictive</w:t>
      </w:r>
      <w:r w:rsidR="009F5220">
        <w:t xml:space="preserve"> using a binned scatter plot</w:t>
      </w:r>
      <w:r w:rsidR="00EF4FCB" w:rsidRPr="00032308">
        <w:t>.</w:t>
      </w:r>
    </w:p>
    <w:p w14:paraId="387DE2DD" w14:textId="27C3F30A" w:rsidR="00C23F19" w:rsidRDefault="00C23F19" w:rsidP="00532DAE">
      <w:pPr>
        <w:pStyle w:val="NormalWeb"/>
        <w:spacing w:before="0" w:beforeAutospacing="0" w:after="0" w:afterAutospacing="0" w:line="480" w:lineRule="auto"/>
        <w:ind w:left="2880" w:firstLine="720"/>
      </w:pPr>
      <w:r>
        <w:t>[Fi</w:t>
      </w:r>
      <w:r w:rsidR="009F5220">
        <w:t>gure 1 here</w:t>
      </w:r>
      <w:r>
        <w:t>]</w:t>
      </w:r>
    </w:p>
    <w:p w14:paraId="616E1EBD" w14:textId="7DC206C8" w:rsidR="00B75475" w:rsidRDefault="00EF4FCB" w:rsidP="00532DAE">
      <w:pPr>
        <w:pStyle w:val="NormalWeb"/>
        <w:spacing w:before="0" w:beforeAutospacing="0" w:after="0" w:afterAutospacing="0" w:line="480" w:lineRule="auto"/>
      </w:pPr>
      <w:r w:rsidRPr="00032308">
        <w:t xml:space="preserve">The first-stage F-statistic tests that test the strength of the instrument and segregation and indicate a strong and significant F-test of </w:t>
      </w:r>
      <w:r w:rsidR="005C6512">
        <w:t>$</w:t>
      </w:r>
      <w:r w:rsidR="005C6512">
        <w:rPr>
          <w:rStyle w:val="Strong"/>
          <w:rFonts w:eastAsiaTheme="majorEastAsia"/>
          <w:b w:val="0"/>
          <w:bCs w:val="0"/>
        </w:rPr>
        <w:t>226.38$</w:t>
      </w:r>
      <w:r w:rsidR="00B75475">
        <w:t xml:space="preserve">. This test gives confidence in the assumption that governments strongly predict racial segregation and are not subject to bias that may result from weak instruments </w:t>
      </w:r>
      <w:r w:rsidR="00B75475" w:rsidRPr="00032308">
        <w:rPr>
          <w:rStyle w:val="cite"/>
          <w:rFonts w:eastAsiaTheme="majorEastAsia"/>
        </w:rPr>
        <w:t>[</w:t>
      </w:r>
      <w:r w:rsidR="00B75475" w:rsidRPr="00032308">
        <w:rPr>
          <w:rStyle w:val="cite-id"/>
          <w:rFonts w:eastAsiaTheme="majorEastAsia"/>
        </w:rPr>
        <w:t>@angrist2021</w:t>
      </w:r>
      <w:r w:rsidR="00B75475" w:rsidRPr="00032308">
        <w:rPr>
          <w:rStyle w:val="cite"/>
          <w:rFonts w:eastAsiaTheme="majorEastAsia"/>
        </w:rPr>
        <w:t>]</w:t>
      </w:r>
      <w:r w:rsidR="00B75475" w:rsidRPr="00032308">
        <w:t>.</w:t>
      </w:r>
    </w:p>
    <w:p w14:paraId="26C38DF3" w14:textId="2FD8E15E" w:rsidR="00EF4FCB" w:rsidRPr="00032308" w:rsidRDefault="00FB63D6" w:rsidP="00B75475">
      <w:pPr>
        <w:pStyle w:val="NormalWeb"/>
        <w:spacing w:before="0" w:beforeAutospacing="0" w:after="0" w:afterAutospacing="0" w:line="480" w:lineRule="auto"/>
        <w:ind w:firstLine="720"/>
      </w:pPr>
      <w:r>
        <w:t>Third,</w:t>
      </w:r>
      <w:r w:rsidR="00EF4FCB" w:rsidRPr="00032308">
        <w:t xml:space="preserve"> </w:t>
      </w:r>
      <w:r w:rsidR="00C86E89">
        <w:t xml:space="preserve">monotonicity requires that the instrument </w:t>
      </w:r>
      <w:r w:rsidR="00560B82">
        <w:t>pushes</w:t>
      </w:r>
      <w:r w:rsidR="00C86E89">
        <w:t xml:space="preserve"> segregation in the same direction for all units. </w:t>
      </w:r>
      <w:r w:rsidR="005A15C1">
        <w:t xml:space="preserve">While a direct test of this is not possible, it is possible to examine patterns consistent with monotonicity to provide evidence in support of this assumption. </w:t>
      </w:r>
      <w:r w:rsidR="00C358A6">
        <w:t xml:space="preserve">To do so, I employ a similar test to @rauscher2020 to examine demographic patterns that would be consistent with monotonicity. </w:t>
      </w:r>
      <w:r w:rsidR="005A15C1">
        <w:t xml:space="preserve">It is well known that segregation levels have declined over time. If we believe that part of this decline is due to less economic </w:t>
      </w:r>
      <w:r w:rsidR="00C358A6">
        <w:t>a</w:t>
      </w:r>
      <w:r w:rsidR="005A15C1">
        <w:t>nd racial residential sorting, then we would also expect that year-over-year the association between the instruments and segregation would become weaker. Consistent with this</w:t>
      </w:r>
      <w:r w:rsidR="00C358A6">
        <w:t xml:space="preserve"> assumption, the association between the log of the number of governments decreases in size over in 1990 and 2000 compared to 1980, but this does not represent a conclusive test of monotonicity.</w:t>
      </w:r>
      <w:r w:rsidR="005A15C1">
        <w:t xml:space="preserve"> </w:t>
      </w:r>
      <w:r w:rsidR="009144CC" w:rsidRPr="00085766">
        <w:t xml:space="preserve">Because there are more instruments than endogenous </w:t>
      </w:r>
      <w:r w:rsidR="009144CC" w:rsidRPr="00085766">
        <w:lastRenderedPageBreak/>
        <w:t>regressors, I conduct a Sargan overidentification test</w:t>
      </w:r>
      <w:r w:rsidR="009144CC">
        <w:t>. This test assesses</w:t>
      </w:r>
      <w:r w:rsidR="009144CC" w:rsidRPr="00085766">
        <w:t xml:space="preserve"> whether the instruments uncorrelated with the error term</w:t>
      </w:r>
      <w:r w:rsidR="009144CC">
        <w:t>, which provides evidence for the validity of instruments</w:t>
      </w:r>
      <w:r w:rsidR="009144CC" w:rsidRPr="00085766">
        <w:t>. The test cannot reject the hypothesis that that the instruments uncorrelated, which supports the exclusion restriction and validity of the instruments (p =.14).</w:t>
      </w:r>
    </w:p>
    <w:p w14:paraId="4A649F97" w14:textId="687B3827" w:rsidR="00EF4FCB" w:rsidRPr="00032308" w:rsidRDefault="00DF5061" w:rsidP="00B75475">
      <w:pPr>
        <w:pStyle w:val="NormalWeb"/>
        <w:spacing w:before="0" w:beforeAutospacing="0" w:after="0" w:afterAutospacing="0" w:line="480" w:lineRule="auto"/>
        <w:ind w:firstLine="720"/>
      </w:pPr>
      <w:r>
        <w:t>Conditional on these assumptions,</w:t>
      </w:r>
      <w:r w:rsidR="00EF4FCB" w:rsidRPr="00032308">
        <w:t xml:space="preserve"> IV estimates of a regression </w:t>
      </w:r>
      <w:r w:rsidR="00B75475">
        <w:t xml:space="preserve">of the effects of </w:t>
      </w:r>
      <w:r w:rsidR="00EF4FCB" w:rsidRPr="00032308">
        <w:t>segregation</w:t>
      </w:r>
      <w:r w:rsidR="00C766D6">
        <w:t xml:space="preserve"> on longevity</w:t>
      </w:r>
      <w:r w:rsidR="00EF4FCB" w:rsidRPr="00032308">
        <w:t xml:space="preserve"> are interpreted as the local average treatment effect (LATE) </w:t>
      </w:r>
      <w:r w:rsidR="00EF4FCB" w:rsidRPr="00032308">
        <w:rPr>
          <w:rStyle w:val="cite"/>
          <w:rFonts w:eastAsiaTheme="majorEastAsia"/>
        </w:rPr>
        <w:t>[</w:t>
      </w:r>
      <w:r w:rsidR="00EF4FCB" w:rsidRPr="00032308">
        <w:rPr>
          <w:rStyle w:val="cite-id"/>
          <w:rFonts w:eastAsiaTheme="majorEastAsia"/>
        </w:rPr>
        <w:t>@imbens1994</w:t>
      </w:r>
      <w:r w:rsidR="00EF4FCB" w:rsidRPr="00032308">
        <w:rPr>
          <w:rStyle w:val="cite"/>
          <w:rFonts w:eastAsiaTheme="majorEastAsia"/>
        </w:rPr>
        <w:t>]</w:t>
      </w:r>
      <w:r w:rsidR="00EF4FCB" w:rsidRPr="00032308">
        <w:t xml:space="preserve">, or the treatment effect amongst those living in counties where segregation increased </w:t>
      </w:r>
      <w:r w:rsidR="009905DD" w:rsidRPr="00032308">
        <w:t>because of</w:t>
      </w:r>
      <w:r w:rsidR="00395D52">
        <w:t xml:space="preserve"> greater</w:t>
      </w:r>
      <w:r w:rsidR="006D2E7C">
        <w:t xml:space="preserve"> </w:t>
      </w:r>
      <w:r w:rsidR="00EF4FCB" w:rsidRPr="00032308">
        <w:t>government density</w:t>
      </w:r>
      <w:r w:rsidR="009905DD">
        <w:t xml:space="preserve">. </w:t>
      </w:r>
      <w:r w:rsidR="006D2E7C">
        <w:t xml:space="preserve">These </w:t>
      </w:r>
      <w:r w:rsidR="00EF4FCB" w:rsidRPr="00032308">
        <w:t xml:space="preserve">instruments </w:t>
      </w:r>
      <w:r w:rsidR="009905DD" w:rsidRPr="00032308">
        <w:t>have</w:t>
      </w:r>
      <w:r w:rsidR="00EF4FCB" w:rsidRPr="00032308">
        <w:t xml:space="preserve"> been used effectively in prior studies to examine how segregation effects multiple outcomes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 xml:space="preserve">; </w:t>
      </w:r>
      <w:r w:rsidR="00EF4FCB" w:rsidRPr="00032308">
        <w:rPr>
          <w:rStyle w:val="cite-id"/>
          <w:rFonts w:eastAsiaTheme="majorEastAsia"/>
        </w:rPr>
        <w:t>@light2019</w:t>
      </w:r>
      <w:r w:rsidR="00EF4FCB" w:rsidRPr="00032308">
        <w:rPr>
          <w:rStyle w:val="cite"/>
          <w:rFonts w:eastAsiaTheme="majorEastAsia"/>
        </w:rPr>
        <w:t>]</w:t>
      </w:r>
      <w:r w:rsidR="009905DD">
        <w:rPr>
          <w:rStyle w:val="cite"/>
          <w:rFonts w:eastAsiaTheme="majorEastAsia"/>
        </w:rPr>
        <w:t>.</w:t>
      </w:r>
      <w:r w:rsidR="00EF4FCB" w:rsidRPr="00032308">
        <w:t xml:space="preserve"> </w:t>
      </w:r>
    </w:p>
    <w:p w14:paraId="114B5394" w14:textId="77777777" w:rsidR="00EF4FCB" w:rsidRPr="00440C5F" w:rsidRDefault="00EF4FCB" w:rsidP="00532DAE">
      <w:pPr>
        <w:pStyle w:val="NormalWeb"/>
        <w:spacing w:before="0" w:beforeAutospacing="0" w:after="0" w:afterAutospacing="0" w:line="480" w:lineRule="auto"/>
        <w:rPr>
          <w:b/>
          <w:bCs/>
        </w:rPr>
      </w:pPr>
      <w:r w:rsidRPr="00440C5F">
        <w:rPr>
          <w:rStyle w:val="raw-tex"/>
          <w:rFonts w:eastAsiaTheme="majorEastAsia"/>
          <w:b/>
          <w:bCs/>
        </w:rPr>
        <w:t>\</w:t>
      </w:r>
      <w:proofErr w:type="gramStart"/>
      <w:r w:rsidRPr="00440C5F">
        <w:rPr>
          <w:rStyle w:val="raw-tex"/>
          <w:rFonts w:eastAsiaTheme="majorEastAsia"/>
          <w:b/>
          <w:bCs/>
        </w:rPr>
        <w:t>subsection{</w:t>
      </w:r>
      <w:proofErr w:type="gramEnd"/>
      <w:r w:rsidRPr="00440C5F">
        <w:rPr>
          <w:rStyle w:val="raw-tex"/>
          <w:rFonts w:eastAsiaTheme="majorEastAsia"/>
          <w:b/>
          <w:bCs/>
        </w:rPr>
        <w:t>Estimation}</w:t>
      </w:r>
    </w:p>
    <w:p w14:paraId="11D20193" w14:textId="39FEDA36" w:rsidR="00EF4FCB" w:rsidRPr="00032308" w:rsidRDefault="00EF4FCB" w:rsidP="002B3A19">
      <w:pPr>
        <w:pStyle w:val="NormalWeb"/>
        <w:spacing w:before="0" w:beforeAutospacing="0" w:after="0" w:afterAutospacing="0" w:line="480" w:lineRule="auto"/>
        <w:ind w:firstLine="720"/>
      </w:pPr>
      <w:r w:rsidRPr="00032308">
        <w:t xml:space="preserve">Empirically, I estimate the relationship between segregation and age at death, conditional on living to </w:t>
      </w:r>
      <w:r w:rsidR="00CD5AEC">
        <w:t xml:space="preserve">age </w:t>
      </w:r>
      <w:r w:rsidRPr="00032308">
        <w:t xml:space="preserve">65, in the county of residence at death. I estimate the </w:t>
      </w:r>
      <w:r w:rsidR="0011620E">
        <w:t>model</w:t>
      </w:r>
      <w:r w:rsidRPr="00032308">
        <w:t xml:space="preserve"> via two-stage least squares estimation, stratified by racial group. </w:t>
      </w:r>
      <w:r w:rsidR="002B3A19" w:rsidRPr="00032308">
        <w:t>I control for a rich set of individual and contextual covariates to adjust for any residual confounding. In fully specified models, I control for sex, education, marital status, employment status, whether an individual migrated, whether they reside in the South, urban-rural fixed effects</w:t>
      </w:r>
      <w:r w:rsidR="002B3A19" w:rsidRPr="00032308">
        <w:rPr>
          <w:rStyle w:val="FootnoteReference"/>
        </w:rPr>
        <w:footnoteReference w:id="12"/>
      </w:r>
      <w:r w:rsidR="002B3A19" w:rsidRPr="00032308">
        <w:t>, birth year and state fixed effects, and occupation fixed effects.</w:t>
      </w:r>
      <w:r w:rsidR="002B3A19">
        <w:t xml:space="preserve"> </w:t>
      </w:r>
      <w:r w:rsidRPr="00032308">
        <w:t xml:space="preserve">In all models, I include robust standard errors to account for </w:t>
      </w:r>
      <w:r w:rsidR="0040188F" w:rsidRPr="00032308">
        <w:t>heteroskedasticity</w:t>
      </w:r>
      <w:r w:rsidRPr="00032308">
        <w:t>.</w:t>
      </w:r>
      <w:r w:rsidR="00C869C3">
        <w:rPr>
          <w:rStyle w:val="FootnoteReference"/>
        </w:rPr>
        <w:footnoteReference w:id="13"/>
      </w:r>
      <w:r w:rsidR="0007236A">
        <w:t xml:space="preserve"> Equation (2) describes the model:</w:t>
      </w:r>
    </w:p>
    <w:p w14:paraId="297804F6" w14:textId="77777777" w:rsidR="000B0B42" w:rsidRDefault="00C869C3" w:rsidP="00532DAE">
      <w:pPr>
        <w:pStyle w:val="NormalWeb"/>
        <w:spacing w:before="0" w:beforeAutospacing="0" w:after="0" w:afterAutospacing="0" w:line="480" w:lineRule="auto"/>
        <w:rPr>
          <w:rStyle w:val="math"/>
          <w:rFonts w:eastAsiaTheme="majorEastAsia"/>
        </w:rPr>
      </w:pPr>
      <w:r>
        <w:rPr>
          <w:rStyle w:val="math"/>
          <w:rFonts w:eastAsiaTheme="majorEastAsia"/>
        </w:rPr>
        <w:lastRenderedPageBreak/>
        <w:t xml:space="preserve">\begin{equation} </w:t>
      </w:r>
    </w:p>
    <w:p w14:paraId="7EDD1734" w14:textId="2CAEF971" w:rsidR="000B0B42" w:rsidRDefault="00EF4FCB" w:rsidP="00532DAE">
      <w:pPr>
        <w:pStyle w:val="NormalWeb"/>
        <w:spacing w:before="0" w:beforeAutospacing="0" w:after="0" w:afterAutospacing="0" w:line="480" w:lineRule="auto"/>
        <w:rPr>
          <w:rStyle w:val="math"/>
          <w:rFonts w:eastAsiaTheme="majorEastAsia"/>
        </w:rPr>
      </w:pPr>
      <w:proofErr w:type="spellStart"/>
      <w:r w:rsidRPr="00032308">
        <w:rPr>
          <w:rStyle w:val="math"/>
          <w:rFonts w:eastAsiaTheme="majorEastAsia"/>
        </w:rPr>
        <w:t>Y_i</w:t>
      </w:r>
      <w:proofErr w:type="spellEnd"/>
      <w:r w:rsidRPr="00032308">
        <w:rPr>
          <w:rStyle w:val="math"/>
          <w:rFonts w:eastAsiaTheme="majorEastAsia"/>
        </w:rPr>
        <w:t xml:space="preserve"> = \beta_0 + \beta</w:t>
      </w:r>
      <w:r w:rsidR="0007236A">
        <w:rPr>
          <w:rStyle w:val="math"/>
          <w:rFonts w:eastAsiaTheme="majorEastAsia"/>
        </w:rPr>
        <w:t xml:space="preserve"> </w:t>
      </w:r>
      <w:r w:rsidRPr="00032308">
        <w:rPr>
          <w:rStyle w:val="math"/>
          <w:rFonts w:eastAsiaTheme="majorEastAsia"/>
        </w:rPr>
        <w:t>Segregation</w:t>
      </w:r>
      <w:r w:rsidR="0007236A">
        <w:rPr>
          <w:rStyle w:val="math"/>
          <w:rFonts w:eastAsiaTheme="majorEastAsia"/>
        </w:rPr>
        <w:t>_{</w:t>
      </w:r>
      <w:proofErr w:type="spellStart"/>
      <w:r w:rsidR="0007236A">
        <w:rPr>
          <w:rStyle w:val="math"/>
          <w:rFonts w:eastAsiaTheme="majorEastAsia"/>
        </w:rPr>
        <w:t>i</w:t>
      </w:r>
      <w:proofErr w:type="spellEnd"/>
      <w:r w:rsidR="0007236A">
        <w:rPr>
          <w:rStyle w:val="math"/>
          <w:rFonts w:eastAsiaTheme="majorEastAsia"/>
        </w:rPr>
        <w:t>}</w:t>
      </w:r>
      <w:r w:rsidRPr="00032308">
        <w:rPr>
          <w:rStyle w:val="math"/>
          <w:rFonts w:eastAsiaTheme="majorEastAsia"/>
        </w:rPr>
        <w:t xml:space="preserve"> </w:t>
      </w:r>
      <w:proofErr w:type="gramStart"/>
      <w:r w:rsidRPr="00032308">
        <w:rPr>
          <w:rStyle w:val="math"/>
          <w:rFonts w:eastAsiaTheme="majorEastAsia"/>
        </w:rPr>
        <w:t>+</w:t>
      </w:r>
      <w:r w:rsidR="0070631B">
        <w:rPr>
          <w:rStyle w:val="math"/>
          <w:rFonts w:eastAsiaTheme="majorEastAsia"/>
        </w:rPr>
        <w:t xml:space="preserve"> </w:t>
      </w:r>
      <w:r w:rsidR="0070631B" w:rsidRPr="00032308">
        <w:rPr>
          <w:rStyle w:val="math"/>
          <w:rFonts w:eastAsiaTheme="majorEastAsia"/>
        </w:rPr>
        <w:t xml:space="preserve"> </w:t>
      </w:r>
      <w:r w:rsidR="00006E3D">
        <w:rPr>
          <w:rStyle w:val="math"/>
          <w:rFonts w:eastAsiaTheme="majorEastAsia"/>
        </w:rPr>
        <w:t>\</w:t>
      </w:r>
      <w:proofErr w:type="spellStart"/>
      <w:proofErr w:type="gramEnd"/>
      <w:r w:rsidR="00446CA2">
        <w:rPr>
          <w:rStyle w:val="math"/>
          <w:rFonts w:eastAsiaTheme="majorEastAsia"/>
        </w:rPr>
        <w:t>pmb</w:t>
      </w:r>
      <w:proofErr w:type="spellEnd"/>
      <w:r w:rsidR="00006E3D">
        <w:rPr>
          <w:rStyle w:val="math"/>
          <w:rFonts w:eastAsiaTheme="majorEastAsia"/>
        </w:rPr>
        <w:t>{</w:t>
      </w:r>
      <w:r w:rsidR="009F0C12">
        <w:rPr>
          <w:rStyle w:val="math"/>
          <w:rFonts w:eastAsiaTheme="majorEastAsia"/>
        </w:rPr>
        <w:t>\beta</w:t>
      </w:r>
      <w:r w:rsidR="00006E3D">
        <w:rPr>
          <w:rStyle w:val="math"/>
          <w:rFonts w:eastAsiaTheme="majorEastAsia"/>
        </w:rPr>
        <w:t>}</w:t>
      </w:r>
      <w:r w:rsidR="009F0C12">
        <w:rPr>
          <w:rStyle w:val="math"/>
          <w:rFonts w:eastAsiaTheme="majorEastAsia"/>
        </w:rPr>
        <w:t xml:space="preserve"> </w:t>
      </w:r>
      <w:proofErr w:type="spellStart"/>
      <w:r w:rsidR="009F0C12">
        <w:rPr>
          <w:rStyle w:val="math"/>
          <w:rFonts w:eastAsiaTheme="majorEastAsia"/>
        </w:rPr>
        <w:t>X_</w:t>
      </w:r>
      <w:r w:rsidR="00D665E0">
        <w:rPr>
          <w:rStyle w:val="math"/>
          <w:rFonts w:eastAsiaTheme="majorEastAsia"/>
        </w:rPr>
        <w:t>i</w:t>
      </w:r>
      <w:proofErr w:type="spellEnd"/>
      <w:r w:rsidR="006A0CDD">
        <w:rPr>
          <w:rStyle w:val="math"/>
          <w:rFonts w:eastAsiaTheme="majorEastAsia"/>
        </w:rPr>
        <w:t xml:space="preserve"> </w:t>
      </w:r>
      <w:r w:rsidR="0070631B">
        <w:rPr>
          <w:rStyle w:val="math"/>
          <w:rFonts w:eastAsiaTheme="majorEastAsia"/>
        </w:rPr>
        <w:t>+</w:t>
      </w:r>
      <w:r w:rsidRPr="00032308">
        <w:rPr>
          <w:rStyle w:val="math"/>
          <w:rFonts w:eastAsiaTheme="majorEastAsia"/>
        </w:rPr>
        <w:t xml:space="preserve"> \gamma_</w:t>
      </w:r>
      <w:r w:rsidR="006A0CDD">
        <w:rPr>
          <w:rStyle w:val="math"/>
          <w:rFonts w:eastAsiaTheme="majorEastAsia"/>
        </w:rPr>
        <w:t>{b(</w:t>
      </w:r>
      <w:proofErr w:type="spellStart"/>
      <w:r w:rsidR="006A0CDD">
        <w:rPr>
          <w:rStyle w:val="math"/>
          <w:rFonts w:eastAsiaTheme="majorEastAsia"/>
        </w:rPr>
        <w:t>i</w:t>
      </w:r>
      <w:proofErr w:type="spellEnd"/>
      <w:r w:rsidR="006A0CDD">
        <w:rPr>
          <w:rStyle w:val="math"/>
          <w:rFonts w:eastAsiaTheme="majorEastAsia"/>
        </w:rPr>
        <w:t>)}</w:t>
      </w:r>
      <w:r w:rsidRPr="00032308">
        <w:rPr>
          <w:rStyle w:val="math"/>
          <w:rFonts w:eastAsiaTheme="majorEastAsia"/>
        </w:rPr>
        <w:t xml:space="preserve"> + \lambda_</w:t>
      </w:r>
      <w:r w:rsidR="006A0CDD">
        <w:rPr>
          <w:rStyle w:val="math"/>
          <w:rFonts w:eastAsiaTheme="majorEastAsia"/>
        </w:rPr>
        <w:t>{c(</w:t>
      </w:r>
      <w:proofErr w:type="spellStart"/>
      <w:r w:rsidR="006A0CDD">
        <w:rPr>
          <w:rStyle w:val="math"/>
          <w:rFonts w:eastAsiaTheme="majorEastAsia"/>
        </w:rPr>
        <w:t>i</w:t>
      </w:r>
      <w:proofErr w:type="spellEnd"/>
      <w:r w:rsidR="006A0CDD">
        <w:rPr>
          <w:rStyle w:val="math"/>
          <w:rFonts w:eastAsiaTheme="majorEastAsia"/>
        </w:rPr>
        <w:t>)}</w:t>
      </w:r>
      <w:r w:rsidRPr="00032308">
        <w:rPr>
          <w:rStyle w:val="math"/>
          <w:rFonts w:eastAsiaTheme="majorEastAsia"/>
        </w:rPr>
        <w:t xml:space="preserve"> + \</w:t>
      </w:r>
      <w:proofErr w:type="spellStart"/>
      <w:r w:rsidRPr="00032308">
        <w:rPr>
          <w:rStyle w:val="math"/>
          <w:rFonts w:eastAsiaTheme="majorEastAsia"/>
        </w:rPr>
        <w:t>epsilon_i</w:t>
      </w:r>
      <w:proofErr w:type="spellEnd"/>
      <w:r w:rsidRPr="00032308">
        <w:rPr>
          <w:rStyle w:val="math"/>
          <w:rFonts w:eastAsiaTheme="majorEastAsia"/>
        </w:rPr>
        <w:t xml:space="preserve"> </w:t>
      </w:r>
    </w:p>
    <w:p w14:paraId="21CF4FD8" w14:textId="7C630C55" w:rsidR="00C869C3" w:rsidRDefault="00C869C3" w:rsidP="00532DAE">
      <w:pPr>
        <w:pStyle w:val="NormalWeb"/>
        <w:spacing w:before="0" w:beforeAutospacing="0" w:after="0" w:afterAutospacing="0" w:line="480" w:lineRule="auto"/>
        <w:rPr>
          <w:rStyle w:val="math"/>
          <w:rFonts w:eastAsiaTheme="majorEastAsia"/>
        </w:rPr>
      </w:pPr>
      <w:r>
        <w:rPr>
          <w:rStyle w:val="math"/>
          <w:rFonts w:eastAsiaTheme="majorEastAsia"/>
        </w:rPr>
        <w:t>\end{equation}</w:t>
      </w:r>
    </w:p>
    <w:p w14:paraId="0F578303" w14:textId="2C3B4067" w:rsidR="0007236A" w:rsidRPr="00C869C3" w:rsidRDefault="0007236A" w:rsidP="00532DAE">
      <w:pPr>
        <w:pStyle w:val="NormalWeb"/>
        <w:spacing w:before="0" w:beforeAutospacing="0" w:after="0" w:afterAutospacing="0" w:line="480" w:lineRule="auto"/>
        <w:rPr>
          <w:rFonts w:eastAsiaTheme="majorEastAsia"/>
        </w:rPr>
      </w:pPr>
      <w:r>
        <w:rPr>
          <w:rStyle w:val="math"/>
          <w:rFonts w:eastAsiaTheme="majorEastAsia"/>
        </w:rPr>
        <w:t xml:space="preserve">The primary </w:t>
      </w:r>
      <w:r w:rsidR="00B0142D">
        <w:rPr>
          <w:rStyle w:val="math"/>
          <w:rFonts w:eastAsiaTheme="majorEastAsia"/>
        </w:rPr>
        <w:t>goal is to estimate</w:t>
      </w:r>
      <w:r>
        <w:rPr>
          <w:rStyle w:val="math"/>
          <w:rFonts w:eastAsiaTheme="majorEastAsia"/>
        </w:rPr>
        <w:t xml:space="preserve"> $\beta</w:t>
      </w:r>
      <w:r w:rsidR="0070631B">
        <w:rPr>
          <w:rStyle w:val="math"/>
          <w:rFonts w:eastAsiaTheme="majorEastAsia"/>
        </w:rPr>
        <w:t xml:space="preserve"> </w:t>
      </w:r>
      <w:r>
        <w:rPr>
          <w:rStyle w:val="math"/>
          <w:rFonts w:eastAsiaTheme="majorEastAsia"/>
        </w:rPr>
        <w:t>segregation</w:t>
      </w:r>
      <w:r w:rsidR="0070631B">
        <w:rPr>
          <w:rStyle w:val="math"/>
          <w:rFonts w:eastAsiaTheme="majorEastAsia"/>
        </w:rPr>
        <w:t>$</w:t>
      </w:r>
      <w:r w:rsidR="00B0142D">
        <w:rPr>
          <w:rStyle w:val="math"/>
          <w:rFonts w:eastAsiaTheme="majorEastAsia"/>
        </w:rPr>
        <w:t xml:space="preserve">, which is our focal measure of segregation operationalized as </w:t>
      </w:r>
      <w:r>
        <w:rPr>
          <w:rStyle w:val="math"/>
          <w:rFonts w:eastAsiaTheme="majorEastAsia"/>
        </w:rPr>
        <w:t xml:space="preserve">the dissimilarity in an individual’s county at death. </w:t>
      </w:r>
      <w:r w:rsidR="0070631B">
        <w:rPr>
          <w:rStyle w:val="math"/>
          <w:rFonts w:eastAsiaTheme="majorEastAsia"/>
        </w:rPr>
        <w:t>$</w:t>
      </w:r>
      <w:r w:rsidR="00006E3D">
        <w:rPr>
          <w:rStyle w:val="math"/>
          <w:rFonts w:eastAsiaTheme="majorEastAsia"/>
        </w:rPr>
        <w:t>\</w:t>
      </w:r>
      <w:proofErr w:type="spellStart"/>
      <w:r w:rsidR="00446CA2">
        <w:rPr>
          <w:rStyle w:val="math"/>
          <w:rFonts w:eastAsiaTheme="majorEastAsia"/>
        </w:rPr>
        <w:t>pmb</w:t>
      </w:r>
      <w:proofErr w:type="spellEnd"/>
      <w:r w:rsidR="00006E3D">
        <w:rPr>
          <w:rStyle w:val="math"/>
          <w:rFonts w:eastAsiaTheme="majorEastAsia"/>
        </w:rPr>
        <w:t>{\</w:t>
      </w:r>
      <w:proofErr w:type="gramStart"/>
      <w:r w:rsidR="00006E3D">
        <w:rPr>
          <w:rStyle w:val="math"/>
          <w:rFonts w:eastAsiaTheme="majorEastAsia"/>
        </w:rPr>
        <w:t>beta</w:t>
      </w:r>
      <w:r w:rsidR="00D665E0">
        <w:rPr>
          <w:rStyle w:val="math"/>
          <w:rFonts w:eastAsiaTheme="majorEastAsia"/>
        </w:rPr>
        <w:t>}</w:t>
      </w:r>
      <w:r w:rsidR="0070631B">
        <w:rPr>
          <w:rStyle w:val="math"/>
          <w:rFonts w:eastAsiaTheme="majorEastAsia"/>
        </w:rPr>
        <w:t>$</w:t>
      </w:r>
      <w:proofErr w:type="gramEnd"/>
      <w:r w:rsidR="0070631B">
        <w:rPr>
          <w:rStyle w:val="math"/>
          <w:rFonts w:eastAsiaTheme="majorEastAsia"/>
        </w:rPr>
        <w:t xml:space="preserve"> </w:t>
      </w:r>
      <w:r w:rsidR="0036600B">
        <w:rPr>
          <w:rStyle w:val="math"/>
          <w:rFonts w:eastAsiaTheme="majorEastAsia"/>
        </w:rPr>
        <w:t>is a</w:t>
      </w:r>
      <w:r w:rsidR="00006E3D">
        <w:rPr>
          <w:rStyle w:val="math"/>
          <w:rFonts w:eastAsiaTheme="majorEastAsia"/>
        </w:rPr>
        <w:t xml:space="preserve"> vector of regression coefficients and $X</w:t>
      </w:r>
      <w:r w:rsidR="00D665E0">
        <w:rPr>
          <w:rStyle w:val="math"/>
          <w:rFonts w:eastAsiaTheme="majorEastAsia"/>
        </w:rPr>
        <w:t>$</w:t>
      </w:r>
      <w:r w:rsidR="00006E3D">
        <w:rPr>
          <w:rStyle w:val="math"/>
          <w:rFonts w:eastAsiaTheme="majorEastAsia"/>
        </w:rPr>
        <w:t xml:space="preserve"> is a vector</w:t>
      </w:r>
      <w:r w:rsidR="0036600B">
        <w:rPr>
          <w:rStyle w:val="math"/>
          <w:rFonts w:eastAsiaTheme="majorEastAsia"/>
        </w:rPr>
        <w:t xml:space="preserve"> </w:t>
      </w:r>
      <w:r w:rsidR="0070631B">
        <w:rPr>
          <w:rStyle w:val="math"/>
          <w:rFonts w:eastAsiaTheme="majorEastAsia"/>
        </w:rPr>
        <w:t xml:space="preserve">of individual-level control variables and </w:t>
      </w:r>
      <w:r>
        <w:rPr>
          <w:rStyle w:val="math"/>
          <w:rFonts w:eastAsiaTheme="majorEastAsia"/>
        </w:rPr>
        <w:t xml:space="preserve">$\gamma$ </w:t>
      </w:r>
      <w:r w:rsidR="00146377">
        <w:rPr>
          <w:rStyle w:val="math"/>
          <w:rFonts w:eastAsiaTheme="majorEastAsia"/>
        </w:rPr>
        <w:t xml:space="preserve">and </w:t>
      </w:r>
      <w:r>
        <w:rPr>
          <w:rStyle w:val="math"/>
          <w:rFonts w:eastAsiaTheme="majorEastAsia"/>
        </w:rPr>
        <w:t xml:space="preserve">$\lambda$ </w:t>
      </w:r>
      <w:r w:rsidR="00146377">
        <w:rPr>
          <w:rStyle w:val="math"/>
          <w:rFonts w:eastAsiaTheme="majorEastAsia"/>
        </w:rPr>
        <w:t>fixed effects for</w:t>
      </w:r>
      <w:r w:rsidR="002C17A5">
        <w:rPr>
          <w:rStyle w:val="math"/>
          <w:rFonts w:eastAsiaTheme="majorEastAsia"/>
        </w:rPr>
        <w:t xml:space="preserve"> individual</w:t>
      </w:r>
      <w:r w:rsidR="00146377">
        <w:rPr>
          <w:rStyle w:val="math"/>
          <w:rFonts w:eastAsiaTheme="majorEastAsia"/>
        </w:rPr>
        <w:t xml:space="preserve"> birth year and </w:t>
      </w:r>
      <w:r>
        <w:rPr>
          <w:rStyle w:val="math"/>
          <w:rFonts w:eastAsiaTheme="majorEastAsia"/>
        </w:rPr>
        <w:t>birth county</w:t>
      </w:r>
      <w:r w:rsidR="00146377">
        <w:rPr>
          <w:rStyle w:val="math"/>
          <w:rFonts w:eastAsiaTheme="majorEastAsia"/>
        </w:rPr>
        <w:t>.</w:t>
      </w:r>
    </w:p>
    <w:p w14:paraId="76807736" w14:textId="51F1017B" w:rsidR="00A23B3B" w:rsidRPr="00032308" w:rsidRDefault="00A23B3B" w:rsidP="002B3A19">
      <w:pPr>
        <w:pStyle w:val="NormalWeb"/>
        <w:spacing w:before="0" w:beforeAutospacing="0" w:after="0" w:afterAutospacing="0" w:line="480" w:lineRule="auto"/>
        <w:ind w:firstLine="720"/>
      </w:pPr>
      <w:r w:rsidRPr="00032308">
        <w:t xml:space="preserve">In summary, </w:t>
      </w:r>
      <w:r w:rsidR="00B5526C">
        <w:t xml:space="preserve">a core strength of this approach is that the instruments </w:t>
      </w:r>
      <w:r w:rsidR="00C02E23" w:rsidRPr="00032308">
        <w:t>address</w:t>
      </w:r>
      <w:r w:rsidRPr="00032308">
        <w:t xml:space="preserve"> critical endogeneity and selection </w:t>
      </w:r>
      <w:r w:rsidR="00B5526C">
        <w:t>challenges to</w:t>
      </w:r>
      <w:r w:rsidRPr="00032308">
        <w:t xml:space="preserve"> estimating the relationship between segregation and longevity</w:t>
      </w:r>
      <w:r w:rsidR="00B5526C">
        <w:t xml:space="preserve"> and rich individual-level covariates account address additional confounding</w:t>
      </w:r>
      <w:r w:rsidRPr="00032308">
        <w:t xml:space="preserve">. </w:t>
      </w:r>
      <w:r w:rsidR="005F3689">
        <w:t xml:space="preserve">The Results section proceeds as follows. </w:t>
      </w:r>
      <w:r w:rsidR="008130E4">
        <w:t xml:space="preserve">The first </w:t>
      </w:r>
      <w:r w:rsidR="003E18C6">
        <w:t>part</w:t>
      </w:r>
      <w:r w:rsidR="008130E4">
        <w:t xml:space="preserve"> begins by </w:t>
      </w:r>
      <w:r w:rsidR="005F3689">
        <w:t>describing the characteristics of individuals in my sample and presenting results of the OLS association between segregation and longevity in my analytic sample as the full sample.</w:t>
      </w:r>
      <w:r w:rsidR="005F3689">
        <w:rPr>
          <w:rStyle w:val="FootnoteReference"/>
        </w:rPr>
        <w:footnoteReference w:id="14"/>
      </w:r>
      <w:r w:rsidR="005F3689">
        <w:t xml:space="preserve"> </w:t>
      </w:r>
      <w:r w:rsidR="008130E4">
        <w:t xml:space="preserve">The second </w:t>
      </w:r>
      <w:r w:rsidR="00C02E23">
        <w:t>part</w:t>
      </w:r>
      <w:r w:rsidR="008130E4">
        <w:t xml:space="preserve"> presents the instrumental variable results</w:t>
      </w:r>
      <w:r w:rsidR="00267B31">
        <w:t xml:space="preserve"> and a set of robustness tests</w:t>
      </w:r>
      <w:r w:rsidR="0075533F">
        <w:t>.</w:t>
      </w:r>
    </w:p>
    <w:p w14:paraId="35C34254" w14:textId="23BE64DD" w:rsidR="00637C79"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Results}</w:t>
      </w:r>
    </w:p>
    <w:p w14:paraId="7AA3C91C" w14:textId="75487159" w:rsidR="003D493B" w:rsidRDefault="003D493B" w:rsidP="00532DAE">
      <w:pPr>
        <w:pStyle w:val="NormalWeb"/>
        <w:spacing w:before="0" w:beforeAutospacing="0" w:after="0" w:afterAutospacing="0" w:line="480" w:lineRule="auto"/>
        <w:rPr>
          <w:rStyle w:val="raw-tex"/>
          <w:rFonts w:eastAsiaTheme="majorEastAsia"/>
          <w:b/>
          <w:bCs/>
        </w:rPr>
      </w:pPr>
      <w:r>
        <w:rPr>
          <w:rStyle w:val="raw-tex"/>
          <w:rFonts w:eastAsiaTheme="majorEastAsia"/>
          <w:b/>
          <w:bCs/>
        </w:rPr>
        <w:t>\</w:t>
      </w:r>
      <w:proofErr w:type="gramStart"/>
      <w:r>
        <w:rPr>
          <w:rStyle w:val="raw-tex"/>
          <w:rFonts w:eastAsiaTheme="majorEastAsia"/>
          <w:b/>
          <w:bCs/>
        </w:rPr>
        <w:t>subsection{</w:t>
      </w:r>
      <w:proofErr w:type="gramEnd"/>
      <w:r>
        <w:rPr>
          <w:rStyle w:val="raw-tex"/>
          <w:rFonts w:eastAsiaTheme="majorEastAsia"/>
          <w:b/>
          <w:bCs/>
        </w:rPr>
        <w:t>Main Results}</w:t>
      </w:r>
    </w:p>
    <w:p w14:paraId="5A328A40" w14:textId="47EE5F15" w:rsidR="004A6378" w:rsidRDefault="004A6378" w:rsidP="00625849">
      <w:pPr>
        <w:pStyle w:val="NormalWeb"/>
        <w:spacing w:before="0" w:beforeAutospacing="0" w:after="0" w:afterAutospacing="0" w:line="480" w:lineRule="auto"/>
        <w:ind w:firstLine="720"/>
        <w:rPr>
          <w:rStyle w:val="raw-tex"/>
          <w:rFonts w:eastAsiaTheme="majorEastAsia"/>
        </w:rPr>
      </w:pPr>
      <w:r>
        <w:rPr>
          <w:rStyle w:val="raw-tex"/>
          <w:rFonts w:eastAsiaTheme="majorEastAsia"/>
        </w:rPr>
        <w:t>First, I present descriptive statistics of the analytic sample (N = 2.1 million) compared to the full sample in Table 1 and by racial group for the analytic sample in Table 2. Between samples, the analytic sample appears to be broadly representative. However, analytic sample members live in counties that have larger populations</w:t>
      </w:r>
      <w:r w:rsidR="00FD3BF5">
        <w:rPr>
          <w:rStyle w:val="raw-tex"/>
          <w:rFonts w:eastAsiaTheme="majorEastAsia"/>
        </w:rPr>
        <w:t>, are slightly less likely to live in the South, and are more educated than those in the full Numident sample. By racial group</w:t>
      </w:r>
      <w:r w:rsidR="00A200C2">
        <w:rPr>
          <w:rStyle w:val="raw-tex"/>
          <w:rFonts w:eastAsiaTheme="majorEastAsia"/>
        </w:rPr>
        <w:t xml:space="preserve"> (Table 2)</w:t>
      </w:r>
      <w:r w:rsidR="00FD3BF5">
        <w:rPr>
          <w:rStyle w:val="raw-tex"/>
          <w:rFonts w:eastAsiaTheme="majorEastAsia"/>
        </w:rPr>
        <w:t xml:space="preserve">, White </w:t>
      </w:r>
      <w:r w:rsidR="00FD3BF5">
        <w:rPr>
          <w:rStyle w:val="raw-tex"/>
          <w:rFonts w:eastAsiaTheme="majorEastAsia"/>
        </w:rPr>
        <w:lastRenderedPageBreak/>
        <w:t xml:space="preserve">Americans have a clear longevity advantage over Black Americans and are more educated. Black Americans are significantly more likely to live in the South and live in counties with a significantly higher Black populations that are more segregated than White Americans. </w:t>
      </w:r>
    </w:p>
    <w:p w14:paraId="3432F963" w14:textId="6744C4C7" w:rsidR="00FD3BF5" w:rsidRDefault="00FD3BF5" w:rsidP="00DE7080">
      <w:pPr>
        <w:pStyle w:val="NormalWeb"/>
        <w:spacing w:before="0" w:beforeAutospacing="0" w:after="0" w:afterAutospacing="0" w:line="480" w:lineRule="auto"/>
        <w:rPr>
          <w:rStyle w:val="raw-tex"/>
          <w:rFonts w:eastAsiaTheme="majorEastAsia"/>
        </w:rPr>
      </w:pPr>
      <w:r>
        <w:rPr>
          <w:rStyle w:val="raw-tex"/>
          <w:rFonts w:eastAsiaTheme="majorEastAsia"/>
        </w:rPr>
        <w:tab/>
      </w:r>
      <w:r w:rsidR="00E72D16">
        <w:rPr>
          <w:rStyle w:val="raw-tex"/>
          <w:rFonts w:eastAsiaTheme="majorEastAsia"/>
        </w:rPr>
        <w:t>Next,</w:t>
      </w:r>
      <w:r>
        <w:rPr>
          <w:rStyle w:val="raw-tex"/>
          <w:rFonts w:eastAsiaTheme="majorEastAsia"/>
        </w:rPr>
        <w:t xml:space="preserve"> I turn to the results from OLS regression models of the associations </w:t>
      </w:r>
      <w:r w:rsidR="00E72D16">
        <w:rPr>
          <w:rStyle w:val="raw-tex"/>
          <w:rFonts w:eastAsiaTheme="majorEastAsia"/>
        </w:rPr>
        <w:t xml:space="preserve">between segregation and longevity. </w:t>
      </w:r>
      <w:r w:rsidR="00C000BD">
        <w:rPr>
          <w:rStyle w:val="raw-tex"/>
          <w:rFonts w:eastAsiaTheme="majorEastAsia"/>
        </w:rPr>
        <w:t>Figure 2</w:t>
      </w:r>
      <w:r w:rsidR="00771070">
        <w:rPr>
          <w:rStyle w:val="raw-tex"/>
          <w:rFonts w:eastAsiaTheme="majorEastAsia"/>
        </w:rPr>
        <w:t xml:space="preserve"> demonstrates that segregation </w:t>
      </w:r>
      <w:r w:rsidR="00625849">
        <w:rPr>
          <w:rStyle w:val="raw-tex"/>
          <w:rFonts w:eastAsiaTheme="majorEastAsia"/>
        </w:rPr>
        <w:t xml:space="preserve">is associated with reductions in </w:t>
      </w:r>
      <w:r w:rsidR="00771070">
        <w:rPr>
          <w:rStyle w:val="raw-tex"/>
          <w:rFonts w:eastAsiaTheme="majorEastAsia"/>
        </w:rPr>
        <w:t xml:space="preserve">the longevity of both Black and White Americans with Black Americans facing a substantial mortality penalty relative to White Americans. </w:t>
      </w:r>
      <w:r w:rsidR="00DE7080">
        <w:rPr>
          <w:rStyle w:val="raw-tex"/>
          <w:rFonts w:eastAsiaTheme="majorEastAsia"/>
        </w:rPr>
        <w:t>A</w:t>
      </w:r>
      <w:r w:rsidR="00771070">
        <w:rPr>
          <w:rStyle w:val="raw-tex"/>
          <w:rFonts w:eastAsiaTheme="majorEastAsia"/>
        </w:rPr>
        <w:t xml:space="preserve"> </w:t>
      </w:r>
      <w:r w:rsidR="00DE7080">
        <w:rPr>
          <w:rStyle w:val="raw-tex"/>
          <w:rFonts w:eastAsiaTheme="majorEastAsia"/>
        </w:rPr>
        <w:t>10-point</w:t>
      </w:r>
      <w:r w:rsidR="00771070">
        <w:rPr>
          <w:rStyle w:val="raw-tex"/>
          <w:rFonts w:eastAsiaTheme="majorEastAsia"/>
        </w:rPr>
        <w:t xml:space="preserve"> increase in segregation is associated with a </w:t>
      </w:r>
      <w:r w:rsidR="001158B1">
        <w:rPr>
          <w:rStyle w:val="raw-tex"/>
          <w:rFonts w:eastAsiaTheme="majorEastAsia"/>
        </w:rPr>
        <w:t>0</w:t>
      </w:r>
      <w:r w:rsidR="00771070">
        <w:rPr>
          <w:rStyle w:val="raw-tex"/>
          <w:rFonts w:eastAsiaTheme="majorEastAsia"/>
        </w:rPr>
        <w:t>.8</w:t>
      </w:r>
      <w:r w:rsidR="003778A6">
        <w:rPr>
          <w:rStyle w:val="raw-tex"/>
          <w:rFonts w:eastAsiaTheme="majorEastAsia"/>
        </w:rPr>
        <w:t>4</w:t>
      </w:r>
      <w:r w:rsidR="0032489F">
        <w:rPr>
          <w:rStyle w:val="raw-tex"/>
          <w:rFonts w:eastAsiaTheme="majorEastAsia"/>
        </w:rPr>
        <w:t>-</w:t>
      </w:r>
      <w:r w:rsidR="00771070">
        <w:rPr>
          <w:rStyle w:val="raw-tex"/>
          <w:rFonts w:eastAsiaTheme="majorEastAsia"/>
        </w:rPr>
        <w:t xml:space="preserve">year decrease in years of life for Black Americans and a </w:t>
      </w:r>
      <w:r w:rsidR="001158B1">
        <w:rPr>
          <w:rStyle w:val="raw-tex"/>
          <w:rFonts w:eastAsiaTheme="majorEastAsia"/>
        </w:rPr>
        <w:t>0</w:t>
      </w:r>
      <w:r w:rsidR="0032489F">
        <w:rPr>
          <w:rStyle w:val="raw-tex"/>
          <w:rFonts w:eastAsiaTheme="majorEastAsia"/>
        </w:rPr>
        <w:t>.7</w:t>
      </w:r>
      <w:r w:rsidR="003778A6">
        <w:rPr>
          <w:rStyle w:val="raw-tex"/>
          <w:rFonts w:eastAsiaTheme="majorEastAsia"/>
        </w:rPr>
        <w:t>1</w:t>
      </w:r>
      <w:r w:rsidR="0032489F">
        <w:rPr>
          <w:rStyle w:val="raw-tex"/>
          <w:rFonts w:eastAsiaTheme="majorEastAsia"/>
        </w:rPr>
        <w:t>-year</w:t>
      </w:r>
      <w:r w:rsidR="00771070">
        <w:rPr>
          <w:rStyle w:val="raw-tex"/>
          <w:rFonts w:eastAsiaTheme="majorEastAsia"/>
        </w:rPr>
        <w:t xml:space="preserve"> decrease for White Americans (Table 3 </w:t>
      </w:r>
      <w:r w:rsidR="00556420">
        <w:rPr>
          <w:rStyle w:val="raw-tex"/>
          <w:rFonts w:eastAsiaTheme="majorEastAsia"/>
        </w:rPr>
        <w:t xml:space="preserve">Main </w:t>
      </w:r>
      <w:r w:rsidR="00771070">
        <w:rPr>
          <w:rStyle w:val="raw-tex"/>
          <w:rFonts w:eastAsiaTheme="majorEastAsia"/>
        </w:rPr>
        <w:t xml:space="preserve">Appendix). </w:t>
      </w:r>
      <w:r w:rsidR="0032489F">
        <w:rPr>
          <w:rStyle w:val="raw-tex"/>
          <w:rFonts w:eastAsiaTheme="majorEastAsia"/>
        </w:rPr>
        <w:t xml:space="preserve">These associations are </w:t>
      </w:r>
      <w:r w:rsidR="00625849">
        <w:rPr>
          <w:rStyle w:val="raw-tex"/>
          <w:rFonts w:eastAsiaTheme="majorEastAsia"/>
        </w:rPr>
        <w:t xml:space="preserve">also robust to the inclusion of </w:t>
      </w:r>
      <w:r w:rsidR="00DE7080">
        <w:rPr>
          <w:rStyle w:val="raw-tex"/>
          <w:rFonts w:eastAsiaTheme="majorEastAsia"/>
        </w:rPr>
        <w:t>covariates</w:t>
      </w:r>
      <w:r w:rsidR="00625849">
        <w:rPr>
          <w:rStyle w:val="raw-tex"/>
          <w:rFonts w:eastAsiaTheme="majorEastAsia"/>
        </w:rPr>
        <w:t xml:space="preserve"> and fixed effects</w:t>
      </w:r>
      <w:r w:rsidR="00DE7080">
        <w:rPr>
          <w:rStyle w:val="raw-tex"/>
          <w:rFonts w:eastAsiaTheme="majorEastAsia"/>
        </w:rPr>
        <w:t xml:space="preserve"> in the adjusted model</w:t>
      </w:r>
      <w:r w:rsidR="0032489F">
        <w:rPr>
          <w:rStyle w:val="raw-tex"/>
          <w:rFonts w:eastAsiaTheme="majorEastAsia"/>
        </w:rPr>
        <w:t xml:space="preserve"> </w:t>
      </w:r>
    </w:p>
    <w:p w14:paraId="077A25A7" w14:textId="3AF2101E" w:rsidR="0032489F" w:rsidRDefault="00771070" w:rsidP="00532DAE">
      <w:pPr>
        <w:pStyle w:val="NormalWeb"/>
        <w:spacing w:before="0" w:beforeAutospacing="0" w:after="0" w:afterAutospacing="0" w:line="480" w:lineRule="auto"/>
        <w:ind w:left="2880" w:firstLine="720"/>
        <w:rPr>
          <w:rStyle w:val="raw-tex"/>
          <w:rFonts w:eastAsiaTheme="majorEastAsia"/>
        </w:rPr>
      </w:pPr>
      <w:r>
        <w:rPr>
          <w:rStyle w:val="raw-tex"/>
          <w:rFonts w:eastAsiaTheme="majorEastAsia"/>
        </w:rPr>
        <w:t>[Figure 2 about here]</w:t>
      </w:r>
    </w:p>
    <w:p w14:paraId="730B3951" w14:textId="58148BAA" w:rsidR="0032489F" w:rsidRDefault="00E72A9F" w:rsidP="00532DAE">
      <w:pPr>
        <w:pStyle w:val="NormalWeb"/>
        <w:spacing w:before="0" w:beforeAutospacing="0" w:after="0" w:afterAutospacing="0" w:line="480" w:lineRule="auto"/>
        <w:rPr>
          <w:rStyle w:val="raw-tex"/>
          <w:rFonts w:eastAsiaTheme="majorEastAsia"/>
        </w:rPr>
      </w:pPr>
      <w:r>
        <w:rPr>
          <w:rStyle w:val="raw-tex"/>
          <w:rFonts w:eastAsiaTheme="majorEastAsia"/>
        </w:rPr>
        <w:t>Next, I turn to the results from instrumental variable models</w:t>
      </w:r>
      <w:r w:rsidR="0032489F">
        <w:rPr>
          <w:rStyle w:val="raw-tex"/>
          <w:rFonts w:eastAsiaTheme="majorEastAsia"/>
        </w:rPr>
        <w:t xml:space="preserve">. Figure 3 presents instrumental variable estimates of the effect of segregation and longevity. </w:t>
      </w:r>
      <w:r w:rsidR="00BA6EC5">
        <w:rPr>
          <w:rStyle w:val="raw-tex"/>
          <w:rFonts w:eastAsiaTheme="majorEastAsia"/>
        </w:rPr>
        <w:t>These estimates confirm the OLS finding that segregation reduced the longevity of Black Americans and White Americans</w:t>
      </w:r>
      <w:r w:rsidR="00625849">
        <w:rPr>
          <w:rStyle w:val="raw-tex"/>
          <w:rFonts w:eastAsiaTheme="majorEastAsia"/>
        </w:rPr>
        <w:t xml:space="preserve"> but with a notable reduction in magnitude</w:t>
      </w:r>
      <w:r w:rsidR="00BA6EC5">
        <w:rPr>
          <w:rStyle w:val="raw-tex"/>
          <w:rFonts w:eastAsiaTheme="majorEastAsia"/>
        </w:rPr>
        <w:t xml:space="preserve">. </w:t>
      </w:r>
      <w:r w:rsidR="004746E2">
        <w:rPr>
          <w:rStyle w:val="raw-tex"/>
          <w:rFonts w:eastAsiaTheme="majorEastAsia"/>
        </w:rPr>
        <w:t xml:space="preserve">The unadjusted models </w:t>
      </w:r>
      <w:r w:rsidR="00BA6EC5">
        <w:rPr>
          <w:rStyle w:val="raw-tex"/>
          <w:rFonts w:eastAsiaTheme="majorEastAsia"/>
        </w:rPr>
        <w:t xml:space="preserve">indicates that a </w:t>
      </w:r>
      <w:r w:rsidR="004746E2">
        <w:rPr>
          <w:rStyle w:val="raw-tex"/>
          <w:rFonts w:eastAsiaTheme="majorEastAsia"/>
        </w:rPr>
        <w:t>10-point</w:t>
      </w:r>
      <w:r w:rsidR="00BA6EC5">
        <w:rPr>
          <w:rStyle w:val="raw-tex"/>
          <w:rFonts w:eastAsiaTheme="majorEastAsia"/>
        </w:rPr>
        <w:t xml:space="preserve"> increase in segregation reduces Black longevity by </w:t>
      </w:r>
      <w:r w:rsidR="00625849">
        <w:rPr>
          <w:rStyle w:val="raw-tex"/>
          <w:rFonts w:eastAsiaTheme="majorEastAsia"/>
        </w:rPr>
        <w:t>0</w:t>
      </w:r>
      <w:r w:rsidR="00BA6EC5">
        <w:rPr>
          <w:rStyle w:val="raw-tex"/>
          <w:rFonts w:eastAsiaTheme="majorEastAsia"/>
        </w:rPr>
        <w:t>.29</w:t>
      </w:r>
      <w:r w:rsidR="00625849">
        <w:rPr>
          <w:rStyle w:val="raw-tex"/>
          <w:rFonts w:eastAsiaTheme="majorEastAsia"/>
        </w:rPr>
        <w:t xml:space="preserve"> </w:t>
      </w:r>
      <w:r w:rsidR="00BA6EC5">
        <w:rPr>
          <w:rStyle w:val="raw-tex"/>
          <w:rFonts w:eastAsiaTheme="majorEastAsia"/>
        </w:rPr>
        <w:t xml:space="preserve">years and White longevity by </w:t>
      </w:r>
      <w:r w:rsidR="00625849">
        <w:rPr>
          <w:rStyle w:val="raw-tex"/>
          <w:rFonts w:eastAsiaTheme="majorEastAsia"/>
        </w:rPr>
        <w:t>0</w:t>
      </w:r>
      <w:r w:rsidR="00BA6EC5">
        <w:rPr>
          <w:rStyle w:val="raw-tex"/>
          <w:rFonts w:eastAsiaTheme="majorEastAsia"/>
        </w:rPr>
        <w:t>.15</w:t>
      </w:r>
      <w:r w:rsidR="00625849">
        <w:rPr>
          <w:rStyle w:val="raw-tex"/>
          <w:rFonts w:eastAsiaTheme="majorEastAsia"/>
        </w:rPr>
        <w:t xml:space="preserve"> </w:t>
      </w:r>
      <w:r w:rsidR="00BA6EC5">
        <w:rPr>
          <w:rStyle w:val="raw-tex"/>
          <w:rFonts w:eastAsiaTheme="majorEastAsia"/>
        </w:rPr>
        <w:t xml:space="preserve">years. </w:t>
      </w:r>
      <w:r w:rsidR="004746E2">
        <w:rPr>
          <w:rStyle w:val="raw-tex"/>
          <w:rFonts w:eastAsiaTheme="majorEastAsia"/>
        </w:rPr>
        <w:t xml:space="preserve">Adjusting for covariates, </w:t>
      </w:r>
      <w:r w:rsidR="00BA6EC5">
        <w:rPr>
          <w:rStyle w:val="raw-tex"/>
          <w:rFonts w:eastAsiaTheme="majorEastAsia"/>
        </w:rPr>
        <w:t xml:space="preserve">increases the magnitude of the effect of segregation for Black Americans to </w:t>
      </w:r>
      <w:r w:rsidR="00625849">
        <w:rPr>
          <w:rStyle w:val="raw-tex"/>
          <w:rFonts w:eastAsiaTheme="majorEastAsia"/>
        </w:rPr>
        <w:t>0</w:t>
      </w:r>
      <w:r w:rsidR="00BA6EC5">
        <w:rPr>
          <w:rStyle w:val="raw-tex"/>
          <w:rFonts w:eastAsiaTheme="majorEastAsia"/>
        </w:rPr>
        <w:t>.33</w:t>
      </w:r>
      <w:r w:rsidR="00625849">
        <w:rPr>
          <w:rStyle w:val="raw-tex"/>
          <w:rFonts w:eastAsiaTheme="majorEastAsia"/>
        </w:rPr>
        <w:t xml:space="preserve"> </w:t>
      </w:r>
      <w:r w:rsidR="00BA6EC5">
        <w:rPr>
          <w:rStyle w:val="raw-tex"/>
          <w:rFonts w:eastAsiaTheme="majorEastAsia"/>
        </w:rPr>
        <w:t xml:space="preserve">years and attenuates the association for White Americans further to </w:t>
      </w:r>
      <w:r w:rsidR="00625849">
        <w:rPr>
          <w:rStyle w:val="raw-tex"/>
          <w:rFonts w:eastAsiaTheme="majorEastAsia"/>
        </w:rPr>
        <w:t>0</w:t>
      </w:r>
      <w:r w:rsidR="00BA6EC5">
        <w:rPr>
          <w:rStyle w:val="raw-tex"/>
          <w:rFonts w:eastAsiaTheme="majorEastAsia"/>
        </w:rPr>
        <w:t>.</w:t>
      </w:r>
      <w:r w:rsidR="007A1F13">
        <w:rPr>
          <w:rStyle w:val="raw-tex"/>
          <w:rFonts w:eastAsiaTheme="majorEastAsia"/>
        </w:rPr>
        <w:t>09</w:t>
      </w:r>
      <w:r w:rsidR="00625849">
        <w:rPr>
          <w:rStyle w:val="raw-tex"/>
          <w:rFonts w:eastAsiaTheme="majorEastAsia"/>
        </w:rPr>
        <w:t xml:space="preserve"> </w:t>
      </w:r>
      <w:r w:rsidR="00BA6EC5">
        <w:rPr>
          <w:rStyle w:val="raw-tex"/>
          <w:rFonts w:eastAsiaTheme="majorEastAsia"/>
        </w:rPr>
        <w:t xml:space="preserve">years. These results indicate that racial segregation </w:t>
      </w:r>
      <w:r w:rsidR="004746E2">
        <w:rPr>
          <w:rStyle w:val="raw-tex"/>
          <w:rFonts w:eastAsiaTheme="majorEastAsia"/>
        </w:rPr>
        <w:t xml:space="preserve">substantially </w:t>
      </w:r>
      <w:r w:rsidR="00BA6EC5">
        <w:rPr>
          <w:rStyle w:val="raw-tex"/>
          <w:rFonts w:eastAsiaTheme="majorEastAsia"/>
        </w:rPr>
        <w:t>reduces the longevity of Black</w:t>
      </w:r>
      <w:r w:rsidR="004746E2">
        <w:rPr>
          <w:rStyle w:val="raw-tex"/>
          <w:rFonts w:eastAsiaTheme="majorEastAsia"/>
        </w:rPr>
        <w:t xml:space="preserve"> Americans</w:t>
      </w:r>
      <w:r w:rsidR="00BA6EC5">
        <w:rPr>
          <w:rStyle w:val="raw-tex"/>
          <w:rFonts w:eastAsiaTheme="majorEastAsia"/>
        </w:rPr>
        <w:t xml:space="preserve"> and </w:t>
      </w:r>
      <w:r w:rsidR="004746E2">
        <w:rPr>
          <w:rStyle w:val="raw-tex"/>
          <w:rFonts w:eastAsiaTheme="majorEastAsia"/>
        </w:rPr>
        <w:t xml:space="preserve">modestly for </w:t>
      </w:r>
      <w:r w:rsidR="00BA6EC5">
        <w:rPr>
          <w:rStyle w:val="raw-tex"/>
          <w:rFonts w:eastAsiaTheme="majorEastAsia"/>
        </w:rPr>
        <w:t>White Americans</w:t>
      </w:r>
      <w:r w:rsidR="004746E2">
        <w:rPr>
          <w:rStyle w:val="raw-tex"/>
          <w:rFonts w:eastAsiaTheme="majorEastAsia"/>
        </w:rPr>
        <w:t xml:space="preserve">. </w:t>
      </w:r>
      <w:r w:rsidR="00BA1FE4">
        <w:rPr>
          <w:rStyle w:val="raw-tex"/>
          <w:rFonts w:eastAsiaTheme="majorEastAsia"/>
        </w:rPr>
        <w:t xml:space="preserve">In comparison to OLS associations, IV </w:t>
      </w:r>
      <w:r w:rsidR="00E86621">
        <w:rPr>
          <w:rStyle w:val="raw-tex"/>
          <w:rFonts w:eastAsiaTheme="majorEastAsia"/>
        </w:rPr>
        <w:t>results suggest that the OLS significantly overstate</w:t>
      </w:r>
      <w:r w:rsidR="005B231A">
        <w:rPr>
          <w:rStyle w:val="raw-tex"/>
          <w:rFonts w:eastAsiaTheme="majorEastAsia"/>
        </w:rPr>
        <w:t>s</w:t>
      </w:r>
      <w:r w:rsidR="00E86621">
        <w:rPr>
          <w:rStyle w:val="raw-tex"/>
          <w:rFonts w:eastAsiaTheme="majorEastAsia"/>
        </w:rPr>
        <w:t xml:space="preserve"> the magnitude of effects for Black</w:t>
      </w:r>
      <w:r w:rsidR="005B58C4">
        <w:rPr>
          <w:rStyle w:val="raw-tex"/>
          <w:rFonts w:eastAsiaTheme="majorEastAsia"/>
        </w:rPr>
        <w:t xml:space="preserve"> and especially, </w:t>
      </w:r>
      <w:r w:rsidR="00E86621">
        <w:rPr>
          <w:rStyle w:val="raw-tex"/>
          <w:rFonts w:eastAsiaTheme="majorEastAsia"/>
        </w:rPr>
        <w:t>White American</w:t>
      </w:r>
      <w:r w:rsidR="005B58C4">
        <w:rPr>
          <w:rStyle w:val="raw-tex"/>
          <w:rFonts w:eastAsiaTheme="majorEastAsia"/>
        </w:rPr>
        <w:t>s.</w:t>
      </w:r>
      <w:r w:rsidR="00625849">
        <w:rPr>
          <w:rStyle w:val="raw-tex"/>
          <w:rFonts w:eastAsiaTheme="majorEastAsia"/>
        </w:rPr>
        <w:t xml:space="preserve"> The difference in the respective magnitudes of the OLS and IV coefficients is likely due to unobserved heterogeneity at the county and </w:t>
      </w:r>
      <w:r w:rsidR="00EB638D">
        <w:rPr>
          <w:rStyle w:val="raw-tex"/>
          <w:rFonts w:eastAsiaTheme="majorEastAsia"/>
        </w:rPr>
        <w:t>individual level.</w:t>
      </w:r>
    </w:p>
    <w:p w14:paraId="2E978B51" w14:textId="17A120C7" w:rsidR="00BA1FE4" w:rsidRDefault="00BA1FE4" w:rsidP="00532DAE">
      <w:pPr>
        <w:pStyle w:val="NormalWeb"/>
        <w:spacing w:before="0" w:beforeAutospacing="0" w:after="0" w:afterAutospacing="0" w:line="480" w:lineRule="auto"/>
        <w:ind w:left="2880" w:firstLine="720"/>
        <w:rPr>
          <w:rStyle w:val="raw-tex"/>
          <w:rFonts w:eastAsiaTheme="majorEastAsia"/>
        </w:rPr>
      </w:pPr>
      <w:r>
        <w:rPr>
          <w:rStyle w:val="raw-tex"/>
          <w:rFonts w:eastAsiaTheme="majorEastAsia"/>
        </w:rPr>
        <w:lastRenderedPageBreak/>
        <w:t>[Figure 3</w:t>
      </w:r>
      <w:r w:rsidR="00866D48">
        <w:rPr>
          <w:rStyle w:val="raw-tex"/>
          <w:rFonts w:eastAsiaTheme="majorEastAsia"/>
        </w:rPr>
        <w:t xml:space="preserve"> here</w:t>
      </w:r>
      <w:r>
        <w:rPr>
          <w:rStyle w:val="raw-tex"/>
          <w:rFonts w:eastAsiaTheme="majorEastAsia"/>
        </w:rPr>
        <w:t>]</w:t>
      </w:r>
    </w:p>
    <w:p w14:paraId="5E0C7EBB" w14:textId="63808B1D" w:rsidR="00620D79" w:rsidRDefault="00EB638D" w:rsidP="001D7B4C">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In addition to main estimates, </w:t>
      </w:r>
      <w:r w:rsidR="001D7B4C">
        <w:rPr>
          <w:rStyle w:val="raw-tex"/>
          <w:rFonts w:eastAsiaTheme="majorEastAsia"/>
        </w:rPr>
        <w:t xml:space="preserve">I also stratify </w:t>
      </w:r>
      <w:r>
        <w:rPr>
          <w:rStyle w:val="raw-tex"/>
          <w:rFonts w:eastAsiaTheme="majorEastAsia"/>
        </w:rPr>
        <w:t>IV models</w:t>
      </w:r>
      <w:r w:rsidR="001D7B4C">
        <w:rPr>
          <w:rStyle w:val="raw-tex"/>
          <w:rFonts w:eastAsiaTheme="majorEastAsia"/>
        </w:rPr>
        <w:t xml:space="preserve"> by gender to understand the degree to which gender and race intersections may matter for </w:t>
      </w:r>
      <w:r>
        <w:rPr>
          <w:rStyle w:val="raw-tex"/>
          <w:rFonts w:eastAsiaTheme="majorEastAsia"/>
        </w:rPr>
        <w:t xml:space="preserve">the </w:t>
      </w:r>
      <w:r w:rsidR="001D7B4C">
        <w:rPr>
          <w:rStyle w:val="raw-tex"/>
          <w:rFonts w:eastAsiaTheme="majorEastAsia"/>
        </w:rPr>
        <w:t xml:space="preserve">effects of segregation. Table </w:t>
      </w:r>
      <w:r w:rsidR="006F27D2">
        <w:rPr>
          <w:rStyle w:val="raw-tex"/>
          <w:rFonts w:eastAsiaTheme="majorEastAsia"/>
        </w:rPr>
        <w:t>5</w:t>
      </w:r>
      <w:r w:rsidR="00397082">
        <w:rPr>
          <w:rStyle w:val="raw-tex"/>
          <w:rFonts w:eastAsiaTheme="majorEastAsia"/>
        </w:rPr>
        <w:t xml:space="preserve"> [</w:t>
      </w:r>
      <w:r w:rsidR="00397082">
        <w:rPr>
          <w:rStyle w:val="raw-tex"/>
          <w:rFonts w:eastAsiaTheme="majorEastAsia"/>
          <w:b/>
          <w:bCs/>
        </w:rPr>
        <w:t>Will create figure</w:t>
      </w:r>
      <w:r w:rsidR="00397082">
        <w:rPr>
          <w:rStyle w:val="raw-tex"/>
          <w:rFonts w:eastAsiaTheme="majorEastAsia"/>
        </w:rPr>
        <w:t>]</w:t>
      </w:r>
      <w:r w:rsidR="001D7B4C">
        <w:rPr>
          <w:rStyle w:val="raw-tex"/>
          <w:rFonts w:eastAsiaTheme="majorEastAsia"/>
        </w:rPr>
        <w:t>, (</w:t>
      </w:r>
      <w:r w:rsidR="006F27D2">
        <w:rPr>
          <w:rStyle w:val="raw-tex"/>
          <w:rFonts w:eastAsiaTheme="majorEastAsia"/>
        </w:rPr>
        <w:t>Main A</w:t>
      </w:r>
      <w:r w:rsidR="001D7B4C">
        <w:rPr>
          <w:rStyle w:val="raw-tex"/>
          <w:rFonts w:eastAsiaTheme="majorEastAsia"/>
        </w:rPr>
        <w:t xml:space="preserve">ppendix), shows that the effects of segregation on longevity for Black </w:t>
      </w:r>
      <w:r w:rsidR="00AD092E">
        <w:rPr>
          <w:rStyle w:val="raw-tex"/>
          <w:rFonts w:eastAsiaTheme="majorEastAsia"/>
        </w:rPr>
        <w:t>m</w:t>
      </w:r>
      <w:r w:rsidR="001D7B4C">
        <w:rPr>
          <w:rStyle w:val="raw-tex"/>
          <w:rFonts w:eastAsiaTheme="majorEastAsia"/>
        </w:rPr>
        <w:t xml:space="preserve">en and </w:t>
      </w:r>
      <w:r w:rsidR="00AD092E">
        <w:rPr>
          <w:rStyle w:val="raw-tex"/>
          <w:rFonts w:eastAsiaTheme="majorEastAsia"/>
        </w:rPr>
        <w:t>w</w:t>
      </w:r>
      <w:r w:rsidR="001D7B4C">
        <w:rPr>
          <w:rStyle w:val="raw-tex"/>
          <w:rFonts w:eastAsiaTheme="majorEastAsia"/>
        </w:rPr>
        <w:t xml:space="preserve">omen are </w:t>
      </w:r>
      <w:r>
        <w:rPr>
          <w:rStyle w:val="raw-tex"/>
          <w:rFonts w:eastAsiaTheme="majorEastAsia"/>
        </w:rPr>
        <w:t>virtually indistinguishable</w:t>
      </w:r>
      <w:r w:rsidR="001D7B4C">
        <w:rPr>
          <w:rStyle w:val="raw-tex"/>
          <w:rFonts w:eastAsiaTheme="majorEastAsia"/>
        </w:rPr>
        <w:t xml:space="preserve">, but there is a noticeable reduction in the harmful effects of segregation for White </w:t>
      </w:r>
      <w:r w:rsidR="00AD092E">
        <w:rPr>
          <w:rStyle w:val="raw-tex"/>
          <w:rFonts w:eastAsiaTheme="majorEastAsia"/>
        </w:rPr>
        <w:t>w</w:t>
      </w:r>
      <w:r w:rsidR="001D7B4C">
        <w:rPr>
          <w:rStyle w:val="raw-tex"/>
          <w:rFonts w:eastAsiaTheme="majorEastAsia"/>
        </w:rPr>
        <w:t xml:space="preserve">omen’s longevity compared to </w:t>
      </w:r>
      <w:r w:rsidR="00AD092E">
        <w:rPr>
          <w:rStyle w:val="raw-tex"/>
          <w:rFonts w:eastAsiaTheme="majorEastAsia"/>
        </w:rPr>
        <w:t>w</w:t>
      </w:r>
      <w:r w:rsidR="001D7B4C">
        <w:rPr>
          <w:rStyle w:val="raw-tex"/>
          <w:rFonts w:eastAsiaTheme="majorEastAsia"/>
        </w:rPr>
        <w:t xml:space="preserve">hite Men. A 10-point increase in segregation corresponds to a </w:t>
      </w:r>
      <w:r>
        <w:rPr>
          <w:rStyle w:val="raw-tex"/>
          <w:rFonts w:eastAsiaTheme="majorEastAsia"/>
        </w:rPr>
        <w:t>0</w:t>
      </w:r>
      <w:r w:rsidR="001D7B4C">
        <w:rPr>
          <w:rStyle w:val="raw-tex"/>
          <w:rFonts w:eastAsiaTheme="majorEastAsia"/>
        </w:rPr>
        <w:t>.11</w:t>
      </w:r>
      <w:r w:rsidR="002F19A8">
        <w:rPr>
          <w:rStyle w:val="raw-tex"/>
          <w:rFonts w:eastAsiaTheme="majorEastAsia"/>
        </w:rPr>
        <w:t>-</w:t>
      </w:r>
      <w:r>
        <w:rPr>
          <w:rStyle w:val="raw-tex"/>
          <w:rFonts w:eastAsiaTheme="majorEastAsia"/>
        </w:rPr>
        <w:t>year</w:t>
      </w:r>
      <w:r w:rsidR="001D7B4C">
        <w:rPr>
          <w:rStyle w:val="raw-tex"/>
          <w:rFonts w:eastAsiaTheme="majorEastAsia"/>
        </w:rPr>
        <w:t xml:space="preserve"> decrease in the longevity of White men compared to a </w:t>
      </w:r>
      <w:r w:rsidR="002F19A8">
        <w:rPr>
          <w:rStyle w:val="raw-tex"/>
          <w:rFonts w:eastAsiaTheme="majorEastAsia"/>
        </w:rPr>
        <w:t>0.08-year</w:t>
      </w:r>
      <w:r>
        <w:rPr>
          <w:rStyle w:val="raw-tex"/>
          <w:rFonts w:eastAsiaTheme="majorEastAsia"/>
        </w:rPr>
        <w:t xml:space="preserve"> decrease </w:t>
      </w:r>
      <w:r w:rsidR="001D7B4C">
        <w:rPr>
          <w:rStyle w:val="raw-tex"/>
          <w:rFonts w:eastAsiaTheme="majorEastAsia"/>
        </w:rPr>
        <w:t xml:space="preserve">for women – a difference of </w:t>
      </w:r>
      <w:r>
        <w:rPr>
          <w:rStyle w:val="raw-tex"/>
          <w:rFonts w:eastAsiaTheme="majorEastAsia"/>
        </w:rPr>
        <w:t>0</w:t>
      </w:r>
      <w:r w:rsidR="001D7B4C">
        <w:rPr>
          <w:rStyle w:val="raw-tex"/>
          <w:rFonts w:eastAsiaTheme="majorEastAsia"/>
        </w:rPr>
        <w:t>.03</w:t>
      </w:r>
      <w:r>
        <w:rPr>
          <w:rStyle w:val="raw-tex"/>
          <w:rFonts w:eastAsiaTheme="majorEastAsia"/>
        </w:rPr>
        <w:t xml:space="preserve"> years</w:t>
      </w:r>
      <w:r w:rsidR="001D7B4C">
        <w:rPr>
          <w:rStyle w:val="raw-tex"/>
          <w:rFonts w:eastAsiaTheme="majorEastAsia"/>
        </w:rPr>
        <w:t xml:space="preserve">. </w:t>
      </w:r>
      <w:r w:rsidR="002F19A8">
        <w:rPr>
          <w:rStyle w:val="raw-tex"/>
          <w:rFonts w:eastAsiaTheme="majorEastAsia"/>
        </w:rPr>
        <w:t xml:space="preserve">In combination with the main results, results by gender indicate that there are inequalities among Whites by gender that </w:t>
      </w:r>
      <w:r w:rsidR="00AD092E">
        <w:rPr>
          <w:rStyle w:val="raw-tex"/>
          <w:rFonts w:eastAsiaTheme="majorEastAsia"/>
        </w:rPr>
        <w:t xml:space="preserve">advantage White women compare do men, however the mechanisms leading to this difference beyond </w:t>
      </w:r>
      <w:r w:rsidR="00397082">
        <w:rPr>
          <w:rStyle w:val="raw-tex"/>
          <w:rFonts w:eastAsiaTheme="majorEastAsia"/>
        </w:rPr>
        <w:t>well-known</w:t>
      </w:r>
      <w:r w:rsidR="00AD092E">
        <w:rPr>
          <w:rStyle w:val="raw-tex"/>
          <w:rFonts w:eastAsiaTheme="majorEastAsia"/>
        </w:rPr>
        <w:t xml:space="preserve"> gender differences in mortality are beyond the scope of this paper. </w:t>
      </w:r>
    </w:p>
    <w:p w14:paraId="7886C4DD" w14:textId="1BAFD998" w:rsidR="00BE572C" w:rsidRDefault="00135F4E" w:rsidP="001D7B4C">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Next, I address a </w:t>
      </w:r>
      <w:r w:rsidR="00B75BEB">
        <w:rPr>
          <w:rStyle w:val="raw-tex"/>
          <w:rFonts w:eastAsiaTheme="majorEastAsia"/>
        </w:rPr>
        <w:t xml:space="preserve">supporting </w:t>
      </w:r>
      <w:r>
        <w:rPr>
          <w:rStyle w:val="raw-tex"/>
          <w:rFonts w:eastAsiaTheme="majorEastAsia"/>
        </w:rPr>
        <w:t xml:space="preserve">research question that examines how the effect of racial segregation on longevity varies by </w:t>
      </w:r>
      <w:r w:rsidR="00B75BEB">
        <w:rPr>
          <w:rStyle w:val="raw-tex"/>
          <w:rFonts w:eastAsiaTheme="majorEastAsia"/>
        </w:rPr>
        <w:t>educational status</w:t>
      </w:r>
      <w:r>
        <w:rPr>
          <w:rStyle w:val="raw-tex"/>
          <w:rFonts w:eastAsiaTheme="majorEastAsia"/>
        </w:rPr>
        <w:t xml:space="preserve">. </w:t>
      </w:r>
      <w:r w:rsidR="006C2502">
        <w:rPr>
          <w:rStyle w:val="raw-tex"/>
          <w:rFonts w:eastAsiaTheme="majorEastAsia"/>
        </w:rPr>
        <w:t xml:space="preserve">Recalling predictions from DuBois’s wages of Whiteness theory, if Whites are differentially harmed by racial stratification, then it would be expected that the effects of segregation on longevity vary by educational status. </w:t>
      </w:r>
      <w:r w:rsidR="00CE2C1B">
        <w:rPr>
          <w:rStyle w:val="raw-tex"/>
          <w:rFonts w:eastAsiaTheme="majorEastAsia"/>
        </w:rPr>
        <w:t xml:space="preserve">Figure </w:t>
      </w:r>
      <w:r w:rsidR="007D0234">
        <w:rPr>
          <w:rStyle w:val="raw-tex"/>
          <w:rFonts w:eastAsiaTheme="majorEastAsia"/>
        </w:rPr>
        <w:t>4</w:t>
      </w:r>
      <w:r w:rsidR="00CE2C1B">
        <w:rPr>
          <w:rStyle w:val="raw-tex"/>
          <w:rFonts w:eastAsiaTheme="majorEastAsia"/>
        </w:rPr>
        <w:t xml:space="preserve"> </w:t>
      </w:r>
      <w:r w:rsidR="006C2502">
        <w:rPr>
          <w:rStyle w:val="raw-tex"/>
          <w:rFonts w:eastAsiaTheme="majorEastAsia"/>
        </w:rPr>
        <w:t xml:space="preserve">and 5 </w:t>
      </w:r>
      <w:r w:rsidR="00CE2C1B">
        <w:rPr>
          <w:rStyle w:val="raw-tex"/>
          <w:rFonts w:eastAsiaTheme="majorEastAsia"/>
        </w:rPr>
        <w:t xml:space="preserve">(Table </w:t>
      </w:r>
      <w:r w:rsidR="007208CC">
        <w:rPr>
          <w:rStyle w:val="raw-tex"/>
          <w:rFonts w:eastAsiaTheme="majorEastAsia"/>
        </w:rPr>
        <w:t>6</w:t>
      </w:r>
      <w:r w:rsidR="00955C34">
        <w:rPr>
          <w:rStyle w:val="raw-tex"/>
          <w:rFonts w:eastAsiaTheme="majorEastAsia"/>
        </w:rPr>
        <w:t xml:space="preserve"> in</w:t>
      </w:r>
      <w:r w:rsidR="006F27D2">
        <w:rPr>
          <w:rStyle w:val="raw-tex"/>
          <w:rFonts w:eastAsiaTheme="majorEastAsia"/>
        </w:rPr>
        <w:t xml:space="preserve"> Main</w:t>
      </w:r>
      <w:r w:rsidR="00CE2C1B">
        <w:rPr>
          <w:rStyle w:val="raw-tex"/>
          <w:rFonts w:eastAsiaTheme="majorEastAsia"/>
        </w:rPr>
        <w:t xml:space="preserve"> Appendi</w:t>
      </w:r>
      <w:r w:rsidR="00955C34">
        <w:rPr>
          <w:rStyle w:val="raw-tex"/>
          <w:rFonts w:eastAsiaTheme="majorEastAsia"/>
        </w:rPr>
        <w:t xml:space="preserve">x) </w:t>
      </w:r>
      <w:r w:rsidR="00C76061">
        <w:rPr>
          <w:rStyle w:val="raw-tex"/>
          <w:rFonts w:eastAsiaTheme="majorEastAsia"/>
        </w:rPr>
        <w:t xml:space="preserve">display the results </w:t>
      </w:r>
      <w:r w:rsidR="006C2502">
        <w:rPr>
          <w:rStyle w:val="raw-tex"/>
          <w:rFonts w:eastAsiaTheme="majorEastAsia"/>
        </w:rPr>
        <w:t>from</w:t>
      </w:r>
      <w:r w:rsidR="00C76061">
        <w:rPr>
          <w:rStyle w:val="raw-tex"/>
          <w:rFonts w:eastAsiaTheme="majorEastAsia"/>
        </w:rPr>
        <w:t xml:space="preserve"> </w:t>
      </w:r>
      <w:r w:rsidR="006C2502">
        <w:rPr>
          <w:rStyle w:val="raw-tex"/>
          <w:rFonts w:eastAsiaTheme="majorEastAsia"/>
        </w:rPr>
        <w:t xml:space="preserve">the IV models of </w:t>
      </w:r>
      <w:r w:rsidR="00C76061">
        <w:rPr>
          <w:rStyle w:val="raw-tex"/>
          <w:rFonts w:eastAsiaTheme="majorEastAsia"/>
        </w:rPr>
        <w:t xml:space="preserve">racial segregation </w:t>
      </w:r>
      <w:r w:rsidR="006C2502">
        <w:rPr>
          <w:rStyle w:val="raw-tex"/>
          <w:rFonts w:eastAsiaTheme="majorEastAsia"/>
        </w:rPr>
        <w:t xml:space="preserve">on longevity interacted with </w:t>
      </w:r>
      <w:r w:rsidR="00C76061">
        <w:rPr>
          <w:rStyle w:val="raw-tex"/>
          <w:rFonts w:eastAsiaTheme="majorEastAsia"/>
        </w:rPr>
        <w:t xml:space="preserve">education level for White </w:t>
      </w:r>
      <w:r w:rsidR="006C2502">
        <w:rPr>
          <w:rStyle w:val="raw-tex"/>
          <w:rFonts w:eastAsiaTheme="majorEastAsia"/>
        </w:rPr>
        <w:t>and Black Americans</w:t>
      </w:r>
      <w:r w:rsidR="00C76061">
        <w:rPr>
          <w:rStyle w:val="raw-tex"/>
          <w:rFonts w:eastAsiaTheme="majorEastAsia"/>
        </w:rPr>
        <w:t xml:space="preserve">. </w:t>
      </w:r>
      <w:r w:rsidR="006C2502">
        <w:rPr>
          <w:rStyle w:val="raw-tex"/>
          <w:rFonts w:eastAsiaTheme="majorEastAsia"/>
        </w:rPr>
        <w:t>First, r</w:t>
      </w:r>
      <w:r w:rsidR="00C76061">
        <w:rPr>
          <w:rStyle w:val="raw-tex"/>
          <w:rFonts w:eastAsiaTheme="majorEastAsia"/>
        </w:rPr>
        <w:t>esults</w:t>
      </w:r>
      <w:r w:rsidR="006C2502">
        <w:rPr>
          <w:rStyle w:val="raw-tex"/>
          <w:rFonts w:eastAsiaTheme="majorEastAsia"/>
        </w:rPr>
        <w:t xml:space="preserve"> for Whites</w:t>
      </w:r>
      <w:r w:rsidR="00C76061">
        <w:rPr>
          <w:rStyle w:val="raw-tex"/>
          <w:rFonts w:eastAsiaTheme="majorEastAsia"/>
        </w:rPr>
        <w:t xml:space="preserve"> reveal that education is a significant moderator of the</w:t>
      </w:r>
      <w:r w:rsidR="000854A5">
        <w:rPr>
          <w:rStyle w:val="raw-tex"/>
          <w:rFonts w:eastAsiaTheme="majorEastAsia"/>
        </w:rPr>
        <w:t xml:space="preserve"> effects of segregation on longevity</w:t>
      </w:r>
      <w:r w:rsidR="005B3584">
        <w:rPr>
          <w:rStyle w:val="raw-tex"/>
          <w:rFonts w:eastAsiaTheme="majorEastAsia"/>
        </w:rPr>
        <w:t>,</w:t>
      </w:r>
      <w:r w:rsidR="00C76061">
        <w:rPr>
          <w:rStyle w:val="raw-tex"/>
          <w:rFonts w:eastAsiaTheme="majorEastAsia"/>
        </w:rPr>
        <w:t xml:space="preserve"> such that the most advantaged Whites benefit from racial segregation.</w:t>
      </w:r>
      <w:r w:rsidR="005B3584">
        <w:rPr>
          <w:rStyle w:val="raw-tex"/>
          <w:rFonts w:eastAsiaTheme="majorEastAsia"/>
        </w:rPr>
        <w:t xml:space="preserve"> For those with a college degree</w:t>
      </w:r>
      <w:r w:rsidR="00CA2C29">
        <w:rPr>
          <w:rStyle w:val="raw-tex"/>
          <w:rFonts w:eastAsiaTheme="majorEastAsia"/>
        </w:rPr>
        <w:t xml:space="preserve"> or higher, segregation increased White longevity by 0.05</w:t>
      </w:r>
      <w:r w:rsidR="00C76061">
        <w:rPr>
          <w:rStyle w:val="raw-tex"/>
          <w:rFonts w:eastAsiaTheme="majorEastAsia"/>
        </w:rPr>
        <w:t xml:space="preserve"> </w:t>
      </w:r>
      <w:r w:rsidR="00CA2C29">
        <w:rPr>
          <w:rStyle w:val="raw-tex"/>
          <w:rFonts w:eastAsiaTheme="majorEastAsia"/>
        </w:rPr>
        <w:t>years. In contrast, t</w:t>
      </w:r>
      <w:r w:rsidR="00C76061">
        <w:rPr>
          <w:rStyle w:val="raw-tex"/>
          <w:rFonts w:eastAsiaTheme="majorEastAsia"/>
        </w:rPr>
        <w:t xml:space="preserve">hose with a high-school degree and lower have the largest longevity penalties, while those attended but did not complete college are indistinguishable from 0. </w:t>
      </w:r>
      <w:r w:rsidR="000854A5">
        <w:rPr>
          <w:rStyle w:val="raw-tex"/>
          <w:rFonts w:eastAsiaTheme="majorEastAsia"/>
        </w:rPr>
        <w:t>T</w:t>
      </w:r>
      <w:r w:rsidR="00C76061">
        <w:rPr>
          <w:rStyle w:val="raw-tex"/>
          <w:rFonts w:eastAsiaTheme="majorEastAsia"/>
        </w:rPr>
        <w:t xml:space="preserve">hese results </w:t>
      </w:r>
      <w:r w:rsidR="000854A5">
        <w:rPr>
          <w:rStyle w:val="raw-tex"/>
          <w:rFonts w:eastAsiaTheme="majorEastAsia"/>
        </w:rPr>
        <w:t xml:space="preserve">underscore a clear class gradient </w:t>
      </w:r>
      <w:r w:rsidR="000854A5">
        <w:rPr>
          <w:rStyle w:val="raw-tex"/>
          <w:rFonts w:eastAsiaTheme="majorEastAsia"/>
        </w:rPr>
        <w:lastRenderedPageBreak/>
        <w:t xml:space="preserve">to these effects, </w:t>
      </w:r>
      <w:r w:rsidR="00C76061">
        <w:rPr>
          <w:rStyle w:val="raw-tex"/>
          <w:rFonts w:eastAsiaTheme="majorEastAsia"/>
        </w:rPr>
        <w:t>suggest</w:t>
      </w:r>
      <w:r w:rsidR="000854A5">
        <w:rPr>
          <w:rStyle w:val="raw-tex"/>
          <w:rFonts w:eastAsiaTheme="majorEastAsia"/>
        </w:rPr>
        <w:t xml:space="preserve">ing </w:t>
      </w:r>
      <w:r w:rsidR="00C76061">
        <w:rPr>
          <w:rStyle w:val="raw-tex"/>
          <w:rFonts w:eastAsiaTheme="majorEastAsia"/>
        </w:rPr>
        <w:t xml:space="preserve">that </w:t>
      </w:r>
      <w:r w:rsidR="000854A5">
        <w:rPr>
          <w:rStyle w:val="raw-tex"/>
          <w:rFonts w:eastAsiaTheme="majorEastAsia"/>
          <w:i/>
          <w:iCs/>
        </w:rPr>
        <w:t xml:space="preserve">only </w:t>
      </w:r>
      <w:r w:rsidR="00C76061">
        <w:rPr>
          <w:rStyle w:val="raw-tex"/>
          <w:rFonts w:eastAsiaTheme="majorEastAsia"/>
        </w:rPr>
        <w:t xml:space="preserve">for the selective group who earned a college degree or higher, </w:t>
      </w:r>
      <w:r w:rsidR="000854A5">
        <w:rPr>
          <w:rStyle w:val="raw-tex"/>
          <w:rFonts w:eastAsiaTheme="majorEastAsia"/>
        </w:rPr>
        <w:t xml:space="preserve">does </w:t>
      </w:r>
      <w:r w:rsidR="00C76061">
        <w:rPr>
          <w:rStyle w:val="raw-tex"/>
          <w:rFonts w:eastAsiaTheme="majorEastAsia"/>
        </w:rPr>
        <w:t>segregation</w:t>
      </w:r>
      <w:r w:rsidR="0044666F">
        <w:rPr>
          <w:rStyle w:val="raw-tex"/>
          <w:rFonts w:eastAsiaTheme="majorEastAsia"/>
        </w:rPr>
        <w:t xml:space="preserve"> </w:t>
      </w:r>
      <w:r w:rsidR="000854A5">
        <w:rPr>
          <w:rStyle w:val="raw-tex"/>
          <w:rFonts w:eastAsiaTheme="majorEastAsia"/>
        </w:rPr>
        <w:t xml:space="preserve">explicitly </w:t>
      </w:r>
      <w:r w:rsidR="0044666F">
        <w:rPr>
          <w:rStyle w:val="raw-tex"/>
          <w:rFonts w:eastAsiaTheme="majorEastAsia"/>
        </w:rPr>
        <w:t>increase</w:t>
      </w:r>
      <w:r w:rsidR="000854A5">
        <w:rPr>
          <w:rStyle w:val="raw-tex"/>
          <w:rFonts w:eastAsiaTheme="majorEastAsia"/>
        </w:rPr>
        <w:t xml:space="preserve"> </w:t>
      </w:r>
      <w:r w:rsidR="00C76061">
        <w:rPr>
          <w:rStyle w:val="raw-tex"/>
          <w:rFonts w:eastAsiaTheme="majorEastAsia"/>
        </w:rPr>
        <w:t>longevity</w:t>
      </w:r>
      <w:r w:rsidR="000854A5">
        <w:rPr>
          <w:rStyle w:val="raw-tex"/>
          <w:rFonts w:eastAsiaTheme="majorEastAsia"/>
        </w:rPr>
        <w:t>, albeit at small amounts</w:t>
      </w:r>
      <w:r w:rsidR="00C76061">
        <w:rPr>
          <w:rStyle w:val="raw-tex"/>
          <w:rFonts w:eastAsiaTheme="majorEastAsia"/>
        </w:rPr>
        <w:t xml:space="preserve">. </w:t>
      </w:r>
      <w:r w:rsidR="007208CC">
        <w:rPr>
          <w:rStyle w:val="raw-tex"/>
          <w:rFonts w:eastAsiaTheme="majorEastAsia"/>
        </w:rPr>
        <w:t xml:space="preserve">In contrast, Figure 5 (Table 6 in Appendix) demonstrates </w:t>
      </w:r>
      <w:r w:rsidR="005B3584">
        <w:rPr>
          <w:rStyle w:val="raw-tex"/>
          <w:rFonts w:eastAsiaTheme="majorEastAsia"/>
        </w:rPr>
        <w:t>a remarkably consistent</w:t>
      </w:r>
      <w:r w:rsidR="007208CC">
        <w:rPr>
          <w:rStyle w:val="raw-tex"/>
          <w:rFonts w:eastAsiaTheme="majorEastAsia"/>
        </w:rPr>
        <w:t xml:space="preserve"> effect of segregation</w:t>
      </w:r>
      <w:r w:rsidR="005B3584">
        <w:rPr>
          <w:rStyle w:val="raw-tex"/>
          <w:rFonts w:eastAsiaTheme="majorEastAsia"/>
        </w:rPr>
        <w:t xml:space="preserve"> </w:t>
      </w:r>
      <w:r w:rsidR="007208CC">
        <w:rPr>
          <w:rStyle w:val="raw-tex"/>
          <w:rFonts w:eastAsiaTheme="majorEastAsia"/>
        </w:rPr>
        <w:t>for Black Americans</w:t>
      </w:r>
      <w:r w:rsidR="005B3584">
        <w:rPr>
          <w:rStyle w:val="raw-tex"/>
          <w:rFonts w:eastAsiaTheme="majorEastAsia"/>
        </w:rPr>
        <w:t>, regardless of education</w:t>
      </w:r>
      <w:r w:rsidR="007208CC">
        <w:rPr>
          <w:rStyle w:val="raw-tex"/>
          <w:rFonts w:eastAsiaTheme="majorEastAsia"/>
        </w:rPr>
        <w:t xml:space="preserve">. Despite variability in the coefficients by education level, statistical tests of the interaction and differences between coefficients show that even at higher levels of education, segregation substantially reduces Black longevity. </w:t>
      </w:r>
    </w:p>
    <w:p w14:paraId="3167E51B" w14:textId="578D965C" w:rsidR="00BE572C" w:rsidRPr="00696E46" w:rsidRDefault="00BE572C" w:rsidP="00532DAE">
      <w:pPr>
        <w:pStyle w:val="NormalWeb"/>
        <w:spacing w:before="0" w:beforeAutospacing="0" w:after="0" w:afterAutospacing="0" w:line="480" w:lineRule="auto"/>
        <w:rPr>
          <w:rStyle w:val="raw-tex"/>
          <w:rFonts w:eastAsiaTheme="majorEastAsia"/>
          <w:b/>
          <w:bCs/>
        </w:rPr>
      </w:pPr>
      <w:r w:rsidRPr="00696E46">
        <w:rPr>
          <w:rStyle w:val="raw-tex"/>
          <w:rFonts w:eastAsiaTheme="majorEastAsia"/>
          <w:b/>
          <w:bCs/>
        </w:rPr>
        <w:t>\</w:t>
      </w:r>
      <w:proofErr w:type="gramStart"/>
      <w:r w:rsidRPr="00696E46">
        <w:rPr>
          <w:rStyle w:val="raw-tex"/>
          <w:rFonts w:eastAsiaTheme="majorEastAsia"/>
          <w:b/>
          <w:bCs/>
        </w:rPr>
        <w:t>subsection{</w:t>
      </w:r>
      <w:proofErr w:type="gramEnd"/>
      <w:r w:rsidRPr="00696E46">
        <w:rPr>
          <w:rStyle w:val="raw-tex"/>
          <w:rFonts w:eastAsiaTheme="majorEastAsia"/>
          <w:b/>
          <w:bCs/>
        </w:rPr>
        <w:t>Robustness Checks}</w:t>
      </w:r>
    </w:p>
    <w:p w14:paraId="136BCA89" w14:textId="2066AA1F" w:rsidR="00BE572C" w:rsidRDefault="00135F4E"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As a robustness exercise, I examine results </w:t>
      </w:r>
      <w:r w:rsidR="00BE572C">
        <w:rPr>
          <w:rStyle w:val="raw-tex"/>
          <w:rFonts w:eastAsiaTheme="majorEastAsia"/>
        </w:rPr>
        <w:t>using post-stratification weights to adjust for potential selection relative to period-specific death rates, and by using the Theil</w:t>
      </w:r>
      <w:r w:rsidR="00696E46">
        <w:rPr>
          <w:rStyle w:val="raw-tex"/>
          <w:rFonts w:eastAsiaTheme="majorEastAsia"/>
        </w:rPr>
        <w:t xml:space="preserve"> H</w:t>
      </w:r>
      <w:r w:rsidR="005A0DE4">
        <w:rPr>
          <w:rStyle w:val="raw-tex"/>
          <w:rFonts w:eastAsiaTheme="majorEastAsia"/>
        </w:rPr>
        <w:t xml:space="preserve">, </w:t>
      </w:r>
      <w:r w:rsidR="00BE572C">
        <w:rPr>
          <w:rStyle w:val="raw-tex"/>
          <w:rFonts w:eastAsiaTheme="majorEastAsia"/>
        </w:rPr>
        <w:t>Isolation index</w:t>
      </w:r>
      <w:r w:rsidR="00266A24">
        <w:rPr>
          <w:rStyle w:val="raw-tex"/>
          <w:rFonts w:eastAsiaTheme="majorEastAsia"/>
        </w:rPr>
        <w:t>, and bias-corrected Dissimilarity Index</w:t>
      </w:r>
      <w:r w:rsidR="00BE572C">
        <w:rPr>
          <w:rStyle w:val="raw-tex"/>
          <w:rFonts w:eastAsiaTheme="majorEastAsia"/>
        </w:rPr>
        <w:t xml:space="preserve"> as alternative measures of segregation.</w:t>
      </w:r>
    </w:p>
    <w:p w14:paraId="00F3C35E" w14:textId="7B5A7786" w:rsidR="00BF6365" w:rsidRDefault="00620D79"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First</w:t>
      </w:r>
      <w:r w:rsidR="00BE572C">
        <w:rPr>
          <w:rStyle w:val="raw-tex"/>
          <w:rFonts w:eastAsiaTheme="majorEastAsia"/>
        </w:rPr>
        <w:t xml:space="preserve">, </w:t>
      </w:r>
      <w:r w:rsidR="007131B3">
        <w:rPr>
          <w:rStyle w:val="raw-tex"/>
          <w:rFonts w:eastAsiaTheme="majorEastAsia"/>
        </w:rPr>
        <w:t>I re-e</w:t>
      </w:r>
      <w:r w:rsidR="00BE572C">
        <w:rPr>
          <w:rStyle w:val="raw-tex"/>
          <w:rFonts w:eastAsiaTheme="majorEastAsia"/>
        </w:rPr>
        <w:t xml:space="preserve">stimate </w:t>
      </w:r>
      <w:r w:rsidR="007131B3">
        <w:rPr>
          <w:rStyle w:val="raw-tex"/>
          <w:rFonts w:eastAsiaTheme="majorEastAsia"/>
        </w:rPr>
        <w:t xml:space="preserve">IV regressions using CenSoc post-stratification weights that adjust for lingering representativeness issues </w:t>
      </w:r>
      <w:r w:rsidR="000350A9">
        <w:rPr>
          <w:rStyle w:val="raw-tex"/>
          <w:rFonts w:eastAsiaTheme="majorEastAsia"/>
        </w:rPr>
        <w:t xml:space="preserve">(Table </w:t>
      </w:r>
      <w:r w:rsidR="00860265">
        <w:rPr>
          <w:rStyle w:val="raw-tex"/>
          <w:rFonts w:eastAsiaTheme="majorEastAsia"/>
        </w:rPr>
        <w:t>A</w:t>
      </w:r>
      <w:r w:rsidR="006470C5">
        <w:rPr>
          <w:rStyle w:val="raw-tex"/>
          <w:rFonts w:eastAsiaTheme="majorEastAsia"/>
        </w:rPr>
        <w:t>3</w:t>
      </w:r>
      <w:r w:rsidR="000350A9">
        <w:rPr>
          <w:rStyle w:val="raw-tex"/>
          <w:rFonts w:eastAsiaTheme="majorEastAsia"/>
        </w:rPr>
        <w:t xml:space="preserve"> </w:t>
      </w:r>
      <w:r w:rsidR="00860265">
        <w:rPr>
          <w:rStyle w:val="raw-tex"/>
          <w:rFonts w:eastAsiaTheme="majorEastAsia"/>
        </w:rPr>
        <w:t xml:space="preserve">in Secondary </w:t>
      </w:r>
      <w:r w:rsidR="000350A9">
        <w:rPr>
          <w:rStyle w:val="raw-tex"/>
          <w:rFonts w:eastAsiaTheme="majorEastAsia"/>
        </w:rPr>
        <w:t>A</w:t>
      </w:r>
      <w:r w:rsidR="007131B3">
        <w:rPr>
          <w:rStyle w:val="raw-tex"/>
          <w:rFonts w:eastAsiaTheme="majorEastAsia"/>
        </w:rPr>
        <w:t>ppendi</w:t>
      </w:r>
      <w:r w:rsidR="000350A9">
        <w:rPr>
          <w:rStyle w:val="raw-tex"/>
          <w:rFonts w:eastAsiaTheme="majorEastAsia"/>
        </w:rPr>
        <w:t>x)</w:t>
      </w:r>
      <w:r w:rsidR="007131B3">
        <w:rPr>
          <w:rStyle w:val="raw-tex"/>
          <w:rFonts w:eastAsiaTheme="majorEastAsia"/>
        </w:rPr>
        <w:t>.</w:t>
      </w:r>
      <w:r w:rsidR="000350A9">
        <w:rPr>
          <w:rStyle w:val="raw-tex"/>
          <w:rFonts w:eastAsiaTheme="majorEastAsia"/>
        </w:rPr>
        <w:t xml:space="preserve"> Results from weighted regression models</w:t>
      </w:r>
      <w:r w:rsidR="00A509AE">
        <w:rPr>
          <w:rStyle w:val="raw-tex"/>
          <w:rFonts w:eastAsiaTheme="majorEastAsia"/>
        </w:rPr>
        <w:t xml:space="preserve"> increase the </w:t>
      </w:r>
      <w:r w:rsidR="00EB6657">
        <w:rPr>
          <w:rStyle w:val="raw-tex"/>
          <w:rFonts w:eastAsiaTheme="majorEastAsia"/>
        </w:rPr>
        <w:t>magnitude</w:t>
      </w:r>
      <w:r w:rsidR="00A509AE">
        <w:rPr>
          <w:rStyle w:val="raw-tex"/>
          <w:rFonts w:eastAsiaTheme="majorEastAsia"/>
        </w:rPr>
        <w:t xml:space="preserve"> of effects for both White and Black Americans </w:t>
      </w:r>
      <w:r w:rsidR="00EB6657">
        <w:rPr>
          <w:rStyle w:val="raw-tex"/>
          <w:rFonts w:eastAsiaTheme="majorEastAsia"/>
        </w:rPr>
        <w:t xml:space="preserve">with and without controls compared to unweighted results and underscore the </w:t>
      </w:r>
      <w:r w:rsidR="001F687C">
        <w:rPr>
          <w:rStyle w:val="raw-tex"/>
          <w:rFonts w:eastAsiaTheme="majorEastAsia"/>
        </w:rPr>
        <w:t>same relationships as main results.</w:t>
      </w:r>
      <w:r w:rsidR="00EB6657">
        <w:rPr>
          <w:rStyle w:val="raw-tex"/>
          <w:rFonts w:eastAsiaTheme="majorEastAsia"/>
        </w:rPr>
        <w:t xml:space="preserve"> </w:t>
      </w:r>
    </w:p>
    <w:p w14:paraId="051130E9" w14:textId="6C13E94D" w:rsidR="00675BC2" w:rsidRPr="00986346" w:rsidRDefault="00D4668E" w:rsidP="00532DAE">
      <w:pPr>
        <w:pStyle w:val="NormalWeb"/>
        <w:spacing w:before="0" w:beforeAutospacing="0" w:after="0" w:afterAutospacing="0" w:line="480" w:lineRule="auto"/>
        <w:ind w:firstLine="720"/>
        <w:rPr>
          <w:rFonts w:eastAsiaTheme="majorEastAsia"/>
          <w:b/>
          <w:bCs/>
        </w:rPr>
      </w:pPr>
      <w:r>
        <w:rPr>
          <w:rStyle w:val="raw-tex"/>
          <w:rFonts w:eastAsiaTheme="majorEastAsia"/>
        </w:rPr>
        <w:t>Second</w:t>
      </w:r>
      <w:r w:rsidR="00BE572C">
        <w:rPr>
          <w:rStyle w:val="raw-tex"/>
          <w:rFonts w:eastAsiaTheme="majorEastAsia"/>
        </w:rPr>
        <w:t>, I examine the main IV results with two alternative measures of segregation: the entropy-based Theil index and the isolation index, which measures the probability that Black and White individuals interact within a geographic parcel</w:t>
      </w:r>
      <w:r w:rsidR="00EB6657">
        <w:rPr>
          <w:rStyle w:val="raw-tex"/>
          <w:rFonts w:eastAsiaTheme="majorEastAsia"/>
        </w:rPr>
        <w:t xml:space="preserve"> (Table </w:t>
      </w:r>
      <w:r w:rsidR="00BA5353">
        <w:rPr>
          <w:rStyle w:val="raw-tex"/>
          <w:rFonts w:eastAsiaTheme="majorEastAsia"/>
        </w:rPr>
        <w:t>A</w:t>
      </w:r>
      <w:r w:rsidR="006470C5">
        <w:rPr>
          <w:rStyle w:val="raw-tex"/>
          <w:rFonts w:eastAsiaTheme="majorEastAsia"/>
        </w:rPr>
        <w:t>4</w:t>
      </w:r>
      <w:r w:rsidR="00EB6657">
        <w:rPr>
          <w:rStyle w:val="raw-tex"/>
          <w:rFonts w:eastAsiaTheme="majorEastAsia"/>
        </w:rPr>
        <w:t xml:space="preserve"> </w:t>
      </w:r>
      <w:r w:rsidR="00BA5353">
        <w:rPr>
          <w:rStyle w:val="raw-tex"/>
          <w:rFonts w:eastAsiaTheme="majorEastAsia"/>
        </w:rPr>
        <w:t xml:space="preserve">Secondary </w:t>
      </w:r>
      <w:r w:rsidR="00EB6657">
        <w:rPr>
          <w:rStyle w:val="raw-tex"/>
          <w:rFonts w:eastAsiaTheme="majorEastAsia"/>
        </w:rPr>
        <w:t xml:space="preserve">Appendix). Using </w:t>
      </w:r>
      <w:r w:rsidR="00BF6365">
        <w:rPr>
          <w:rStyle w:val="raw-tex"/>
          <w:rFonts w:eastAsiaTheme="majorEastAsia"/>
        </w:rPr>
        <w:t>the isolation index, Theil H index, and bias-adjusted D</w:t>
      </w:r>
      <w:r w:rsidR="00EB6657">
        <w:rPr>
          <w:rStyle w:val="raw-tex"/>
          <w:rFonts w:eastAsiaTheme="majorEastAsia"/>
        </w:rPr>
        <w:t xml:space="preserve">, these alternative measures of Black-White </w:t>
      </w:r>
      <w:r w:rsidR="0042521E">
        <w:rPr>
          <w:rStyle w:val="raw-tex"/>
          <w:rFonts w:eastAsiaTheme="majorEastAsia"/>
        </w:rPr>
        <w:t xml:space="preserve">segregation </w:t>
      </w:r>
      <w:r w:rsidR="00EB6657">
        <w:rPr>
          <w:rStyle w:val="raw-tex"/>
          <w:rFonts w:eastAsiaTheme="majorEastAsia"/>
        </w:rPr>
        <w:t xml:space="preserve">resoundingly confirm the main empirical results using the dissimilarity index. For Black results specifically, the </w:t>
      </w:r>
      <w:r w:rsidR="00B128C0">
        <w:rPr>
          <w:rStyle w:val="raw-tex"/>
          <w:rFonts w:eastAsiaTheme="majorEastAsia"/>
        </w:rPr>
        <w:t xml:space="preserve">H </w:t>
      </w:r>
      <w:r w:rsidR="00EB6657">
        <w:rPr>
          <w:rStyle w:val="raw-tex"/>
          <w:rFonts w:eastAsiaTheme="majorEastAsia"/>
        </w:rPr>
        <w:t xml:space="preserve">index attenuates the </w:t>
      </w:r>
      <w:r w:rsidR="00285D96">
        <w:rPr>
          <w:rStyle w:val="raw-tex"/>
          <w:rFonts w:eastAsiaTheme="majorEastAsia"/>
        </w:rPr>
        <w:t>estimated effect</w:t>
      </w:r>
      <w:r w:rsidR="00EB6657">
        <w:rPr>
          <w:rStyle w:val="raw-tex"/>
          <w:rFonts w:eastAsiaTheme="majorEastAsia"/>
        </w:rPr>
        <w:t xml:space="preserve"> </w:t>
      </w:r>
      <w:r w:rsidR="001F687C">
        <w:rPr>
          <w:rStyle w:val="raw-tex"/>
          <w:rFonts w:eastAsiaTheme="majorEastAsia"/>
        </w:rPr>
        <w:t>slightly,</w:t>
      </w:r>
      <w:r w:rsidR="00B128C0">
        <w:rPr>
          <w:rStyle w:val="raw-tex"/>
          <w:rFonts w:eastAsiaTheme="majorEastAsia"/>
        </w:rPr>
        <w:t xml:space="preserve"> </w:t>
      </w:r>
      <w:r w:rsidR="00285D96">
        <w:rPr>
          <w:rStyle w:val="raw-tex"/>
          <w:rFonts w:eastAsiaTheme="majorEastAsia"/>
        </w:rPr>
        <w:t>but the</w:t>
      </w:r>
      <w:r w:rsidR="00EB6657">
        <w:rPr>
          <w:rStyle w:val="raw-tex"/>
          <w:rFonts w:eastAsiaTheme="majorEastAsia"/>
        </w:rPr>
        <w:t xml:space="preserve"> </w:t>
      </w:r>
      <w:r w:rsidR="00B128C0">
        <w:rPr>
          <w:rStyle w:val="raw-tex"/>
          <w:rFonts w:eastAsiaTheme="majorEastAsia"/>
        </w:rPr>
        <w:t>sign and significance of the effect is unchanged</w:t>
      </w:r>
      <w:r w:rsidR="00285D96">
        <w:rPr>
          <w:rStyle w:val="raw-tex"/>
          <w:rFonts w:eastAsiaTheme="majorEastAsia"/>
        </w:rPr>
        <w:t>.</w:t>
      </w:r>
      <w:r w:rsidR="0042521E">
        <w:rPr>
          <w:rStyle w:val="raw-tex"/>
          <w:rFonts w:eastAsiaTheme="majorEastAsia"/>
        </w:rPr>
        <w:t xml:space="preserve"> The bias-adjusted D also confirms these results.</w:t>
      </w:r>
      <w:r w:rsidR="00285D96">
        <w:rPr>
          <w:rStyle w:val="raw-tex"/>
          <w:rFonts w:eastAsiaTheme="majorEastAsia"/>
        </w:rPr>
        <w:t xml:space="preserve"> Overall, across different subgroups, specifications, and measures, the results are quite </w:t>
      </w:r>
      <w:r w:rsidR="0042521E">
        <w:rPr>
          <w:rStyle w:val="raw-tex"/>
          <w:rFonts w:eastAsiaTheme="majorEastAsia"/>
        </w:rPr>
        <w:t>consistent.</w:t>
      </w:r>
      <w:r w:rsidR="00285D96">
        <w:rPr>
          <w:rStyle w:val="raw-tex"/>
          <w:rFonts w:eastAsiaTheme="majorEastAsia"/>
        </w:rPr>
        <w:t xml:space="preserve"> Racial </w:t>
      </w:r>
      <w:r w:rsidR="00285D96">
        <w:rPr>
          <w:rStyle w:val="raw-tex"/>
          <w:rFonts w:eastAsiaTheme="majorEastAsia"/>
        </w:rPr>
        <w:lastRenderedPageBreak/>
        <w:t xml:space="preserve">segregation substantially decreases the longevity of Black Americans and modestly decreases the longevity of White Americans. </w:t>
      </w:r>
    </w:p>
    <w:p w14:paraId="56F31B79" w14:textId="23871E7A" w:rsidR="00EF4FCB"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Discussion</w:t>
      </w:r>
      <w:r w:rsidR="00DC017C">
        <w:rPr>
          <w:rStyle w:val="raw-tex"/>
          <w:rFonts w:eastAsiaTheme="majorEastAsia"/>
          <w:b/>
          <w:bCs/>
        </w:rPr>
        <w:t xml:space="preserve"> and Conclusion</w:t>
      </w:r>
      <w:r w:rsidRPr="00032308">
        <w:rPr>
          <w:rStyle w:val="raw-tex"/>
          <w:rFonts w:eastAsiaTheme="majorEastAsia"/>
          <w:b/>
          <w:bCs/>
        </w:rPr>
        <w:t>}</w:t>
      </w:r>
    </w:p>
    <w:p w14:paraId="4F8A4952" w14:textId="28DD0D2A" w:rsidR="00AD4E41" w:rsidRDefault="00437BA2" w:rsidP="00532DAE">
      <w:pPr>
        <w:pStyle w:val="NormalWeb"/>
        <w:spacing w:before="0" w:beforeAutospacing="0" w:after="0" w:afterAutospacing="0" w:line="480" w:lineRule="auto"/>
        <w:rPr>
          <w:rStyle w:val="raw-tex"/>
          <w:rFonts w:eastAsiaTheme="majorEastAsia"/>
        </w:rPr>
      </w:pPr>
      <w:r>
        <w:rPr>
          <w:rStyle w:val="raw-tex"/>
          <w:rFonts w:eastAsiaTheme="majorEastAsia"/>
        </w:rPr>
        <w:tab/>
      </w:r>
      <w:r w:rsidR="00C26B89">
        <w:rPr>
          <w:rStyle w:val="raw-tex"/>
          <w:rFonts w:eastAsiaTheme="majorEastAsia"/>
        </w:rPr>
        <w:t>G</w:t>
      </w:r>
      <w:r w:rsidR="006E770E">
        <w:rPr>
          <w:rStyle w:val="raw-tex"/>
          <w:rFonts w:eastAsiaTheme="majorEastAsia"/>
        </w:rPr>
        <w:t>uided by zero-sum theories</w:t>
      </w:r>
      <w:r w:rsidR="001A65C1">
        <w:rPr>
          <w:rStyle w:val="raw-tex"/>
          <w:rFonts w:eastAsiaTheme="majorEastAsia"/>
        </w:rPr>
        <w:t xml:space="preserve"> </w:t>
      </w:r>
      <w:r w:rsidR="00C26B89">
        <w:rPr>
          <w:rStyle w:val="raw-tex"/>
          <w:rFonts w:eastAsiaTheme="majorEastAsia"/>
        </w:rPr>
        <w:t xml:space="preserve">of processes of racial stratification, the prevailing expectation is that </w:t>
      </w:r>
      <w:r w:rsidR="001A65C1">
        <w:rPr>
          <w:rStyle w:val="raw-tex"/>
          <w:rFonts w:eastAsiaTheme="majorEastAsia"/>
        </w:rPr>
        <w:t xml:space="preserve">segregation positively increases White </w:t>
      </w:r>
      <w:r w:rsidR="00C26B89">
        <w:rPr>
          <w:rStyle w:val="raw-tex"/>
          <w:rFonts w:eastAsiaTheme="majorEastAsia"/>
        </w:rPr>
        <w:t>longevity and reduces Black longevity</w:t>
      </w:r>
      <w:r w:rsidR="001A65C1">
        <w:rPr>
          <w:rStyle w:val="raw-tex"/>
          <w:rFonts w:eastAsiaTheme="majorEastAsia"/>
        </w:rPr>
        <w:t xml:space="preserve">. </w:t>
      </w:r>
      <w:r w:rsidR="00C26B89">
        <w:rPr>
          <w:rStyle w:val="raw-tex"/>
          <w:rFonts w:eastAsiaTheme="majorEastAsia"/>
        </w:rPr>
        <w:t xml:space="preserve">Though past work finds associations between racial segregation and Black-White health disparities, </w:t>
      </w:r>
      <w:r w:rsidR="002A7747">
        <w:rPr>
          <w:rStyle w:val="raw-tex"/>
          <w:rFonts w:eastAsiaTheme="majorEastAsia"/>
        </w:rPr>
        <w:t xml:space="preserve">the direction of the relationship for White Americans </w:t>
      </w:r>
      <w:r w:rsidR="006D7A5A">
        <w:rPr>
          <w:rStyle w:val="raw-tex"/>
          <w:rFonts w:eastAsiaTheme="majorEastAsia"/>
        </w:rPr>
        <w:t xml:space="preserve">varies across studies </w:t>
      </w:r>
      <w:r w:rsidR="002A7747">
        <w:rPr>
          <w:rStyle w:val="raw-tex"/>
          <w:rFonts w:eastAsiaTheme="majorEastAsia"/>
        </w:rPr>
        <w:t xml:space="preserve">and </w:t>
      </w:r>
      <w:r w:rsidR="00C762CC">
        <w:rPr>
          <w:rStyle w:val="raw-tex"/>
          <w:rFonts w:eastAsiaTheme="majorEastAsia"/>
        </w:rPr>
        <w:t xml:space="preserve">it </w:t>
      </w:r>
      <w:r w:rsidR="000E2EB7">
        <w:rPr>
          <w:rStyle w:val="raw-tex"/>
          <w:rFonts w:eastAsiaTheme="majorEastAsia"/>
        </w:rPr>
        <w:t xml:space="preserve">is </w:t>
      </w:r>
      <w:commentRangeStart w:id="171"/>
      <w:r w:rsidR="000E2EB7">
        <w:rPr>
          <w:rStyle w:val="raw-tex"/>
          <w:rFonts w:eastAsiaTheme="majorEastAsia"/>
        </w:rPr>
        <w:t xml:space="preserve">unclear </w:t>
      </w:r>
      <w:commentRangeEnd w:id="171"/>
      <w:r w:rsidR="00A77436">
        <w:rPr>
          <w:rStyle w:val="CommentReference"/>
          <w:rFonts w:asciiTheme="minorHAnsi" w:eastAsiaTheme="minorHAnsi" w:hAnsiTheme="minorHAnsi" w:cstheme="minorBidi"/>
          <w:kern w:val="2"/>
          <w14:ligatures w14:val="standardContextual"/>
        </w:rPr>
        <w:commentReference w:id="171"/>
      </w:r>
      <w:r w:rsidR="002A7747">
        <w:rPr>
          <w:rStyle w:val="raw-tex"/>
          <w:rFonts w:eastAsiaTheme="majorEastAsia"/>
        </w:rPr>
        <w:t xml:space="preserve">whether </w:t>
      </w:r>
      <w:r w:rsidR="000E2EB7">
        <w:rPr>
          <w:rStyle w:val="raw-tex"/>
          <w:rFonts w:eastAsiaTheme="majorEastAsia"/>
        </w:rPr>
        <w:t xml:space="preserve">these associations are </w:t>
      </w:r>
      <w:r w:rsidR="00C26B89">
        <w:rPr>
          <w:rStyle w:val="raw-tex"/>
          <w:rFonts w:eastAsiaTheme="majorEastAsia"/>
        </w:rPr>
        <w:t xml:space="preserve">causal. </w:t>
      </w:r>
      <w:r w:rsidR="00A93C37">
        <w:rPr>
          <w:rStyle w:val="raw-tex"/>
          <w:rFonts w:eastAsiaTheme="majorEastAsia"/>
        </w:rPr>
        <w:t>Despite</w:t>
      </w:r>
      <w:r w:rsidR="00177811">
        <w:rPr>
          <w:rStyle w:val="raw-tex"/>
          <w:rFonts w:eastAsiaTheme="majorEastAsia"/>
        </w:rPr>
        <w:t xml:space="preserve"> </w:t>
      </w:r>
      <w:r w:rsidR="00A93C37">
        <w:rPr>
          <w:rStyle w:val="raw-tex"/>
          <w:rFonts w:eastAsiaTheme="majorEastAsia"/>
        </w:rPr>
        <w:t>expectations</w:t>
      </w:r>
      <w:r w:rsidR="00177811">
        <w:rPr>
          <w:rStyle w:val="raw-tex"/>
          <w:rFonts w:eastAsiaTheme="majorEastAsia"/>
        </w:rPr>
        <w:t xml:space="preserve"> that segregation </w:t>
      </w:r>
      <w:r w:rsidR="00C762CC">
        <w:rPr>
          <w:rStyle w:val="raw-tex"/>
          <w:rFonts w:eastAsiaTheme="majorEastAsia"/>
        </w:rPr>
        <w:t>unambiguously</w:t>
      </w:r>
      <w:r w:rsidR="00177811">
        <w:rPr>
          <w:rStyle w:val="raw-tex"/>
          <w:rFonts w:eastAsiaTheme="majorEastAsia"/>
        </w:rPr>
        <w:t xml:space="preserve"> advantages Whites</w:t>
      </w:r>
      <w:r w:rsidR="00A93C37">
        <w:rPr>
          <w:rStyle w:val="raw-tex"/>
          <w:rFonts w:eastAsiaTheme="majorEastAsia"/>
        </w:rPr>
        <w:t xml:space="preserve">, historical record indicates there is significant scope for processes of racial stratification to have unintended effects on low-income White Americans. </w:t>
      </w:r>
      <w:r w:rsidR="00C26B89">
        <w:rPr>
          <w:rStyle w:val="raw-tex"/>
          <w:rFonts w:eastAsiaTheme="majorEastAsia"/>
        </w:rPr>
        <w:t xml:space="preserve">In this paper, I </w:t>
      </w:r>
      <w:r w:rsidR="001A65C1">
        <w:rPr>
          <w:rStyle w:val="raw-tex"/>
          <w:rFonts w:eastAsiaTheme="majorEastAsia"/>
        </w:rPr>
        <w:t>test the assumption</w:t>
      </w:r>
      <w:r>
        <w:rPr>
          <w:rStyle w:val="raw-tex"/>
          <w:rFonts w:eastAsiaTheme="majorEastAsia"/>
        </w:rPr>
        <w:t xml:space="preserve"> that White Americans benefit from racial segregation</w:t>
      </w:r>
      <w:r w:rsidR="00AD4E41">
        <w:rPr>
          <w:rStyle w:val="raw-tex"/>
          <w:rFonts w:eastAsiaTheme="majorEastAsia"/>
        </w:rPr>
        <w:t xml:space="preserve"> using </w:t>
      </w:r>
      <w:r w:rsidR="00C762CC">
        <w:rPr>
          <w:rStyle w:val="raw-tex"/>
          <w:rFonts w:eastAsiaTheme="majorEastAsia"/>
        </w:rPr>
        <w:t xml:space="preserve">linked </w:t>
      </w:r>
      <w:r w:rsidR="00300CEB">
        <w:rPr>
          <w:rStyle w:val="raw-tex"/>
          <w:rFonts w:eastAsiaTheme="majorEastAsia"/>
        </w:rPr>
        <w:t xml:space="preserve">1940 </w:t>
      </w:r>
      <w:r w:rsidR="00AD4E41">
        <w:rPr>
          <w:rStyle w:val="raw-tex"/>
          <w:rFonts w:eastAsiaTheme="majorEastAsia"/>
        </w:rPr>
        <w:t>Full Count</w:t>
      </w:r>
      <w:r w:rsidR="00C762CC">
        <w:rPr>
          <w:rStyle w:val="raw-tex"/>
          <w:rFonts w:eastAsiaTheme="majorEastAsia"/>
        </w:rPr>
        <w:t xml:space="preserve"> Census</w:t>
      </w:r>
      <w:r w:rsidR="00AD4E41">
        <w:rPr>
          <w:rStyle w:val="raw-tex"/>
          <w:rFonts w:eastAsiaTheme="majorEastAsia"/>
        </w:rPr>
        <w:t xml:space="preserve"> data and </w:t>
      </w:r>
      <w:r w:rsidR="00C762CC">
        <w:rPr>
          <w:rStyle w:val="raw-tex"/>
          <w:rFonts w:eastAsiaTheme="majorEastAsia"/>
        </w:rPr>
        <w:t xml:space="preserve">an empirical strategy leveraging variation in the </w:t>
      </w:r>
      <w:r w:rsidR="00AD4E41">
        <w:rPr>
          <w:rStyle w:val="raw-tex"/>
          <w:rFonts w:eastAsiaTheme="majorEastAsia"/>
        </w:rPr>
        <w:t>public finance characteristics of counties</w:t>
      </w:r>
      <w:r w:rsidR="001A65C1">
        <w:rPr>
          <w:rStyle w:val="raw-tex"/>
          <w:rFonts w:eastAsiaTheme="majorEastAsia"/>
        </w:rPr>
        <w:t xml:space="preserve">. </w:t>
      </w:r>
    </w:p>
    <w:p w14:paraId="66B4D812" w14:textId="151006E5" w:rsidR="006F5FFC" w:rsidRDefault="00EF0139"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In</w:t>
      </w:r>
      <w:r w:rsidR="00A80F1C">
        <w:rPr>
          <w:rStyle w:val="raw-tex"/>
          <w:rFonts w:eastAsiaTheme="majorEastAsia"/>
        </w:rPr>
        <w:t xml:space="preserve"> OLS</w:t>
      </w:r>
      <w:r>
        <w:rPr>
          <w:rStyle w:val="raw-tex"/>
          <w:rFonts w:eastAsiaTheme="majorEastAsia"/>
        </w:rPr>
        <w:t xml:space="preserve"> models, IV models that address selection and endogeneity concerns, </w:t>
      </w:r>
      <w:r w:rsidR="00A80F1C">
        <w:rPr>
          <w:rStyle w:val="raw-tex"/>
          <w:rFonts w:eastAsiaTheme="majorEastAsia"/>
        </w:rPr>
        <w:t xml:space="preserve">a variety of </w:t>
      </w:r>
      <w:r w:rsidR="00B1528F">
        <w:rPr>
          <w:rStyle w:val="raw-tex"/>
          <w:rFonts w:eastAsiaTheme="majorEastAsia"/>
        </w:rPr>
        <w:t xml:space="preserve">alternative </w:t>
      </w:r>
      <w:r w:rsidR="00A80F1C">
        <w:rPr>
          <w:rStyle w:val="raw-tex"/>
          <w:rFonts w:eastAsiaTheme="majorEastAsia"/>
        </w:rPr>
        <w:t>specifications</w:t>
      </w:r>
      <w:r>
        <w:rPr>
          <w:rStyle w:val="raw-tex"/>
          <w:rFonts w:eastAsiaTheme="majorEastAsia"/>
        </w:rPr>
        <w:t xml:space="preserve">, and across alternative measures of </w:t>
      </w:r>
      <w:r w:rsidR="00B1528F">
        <w:rPr>
          <w:rStyle w:val="raw-tex"/>
          <w:rFonts w:eastAsiaTheme="majorEastAsia"/>
        </w:rPr>
        <w:t>segregation</w:t>
      </w:r>
      <w:r>
        <w:rPr>
          <w:rStyle w:val="raw-tex"/>
          <w:rFonts w:eastAsiaTheme="majorEastAsia"/>
        </w:rPr>
        <w:t>, the empirical results are consistent. C</w:t>
      </w:r>
      <w:r w:rsidR="00AD4E41">
        <w:rPr>
          <w:rStyle w:val="raw-tex"/>
          <w:rFonts w:eastAsiaTheme="majorEastAsia"/>
        </w:rPr>
        <w:t>ontrary to zero-sum expectations,</w:t>
      </w:r>
      <w:r w:rsidR="001A65C1">
        <w:rPr>
          <w:rStyle w:val="raw-tex"/>
          <w:rFonts w:eastAsiaTheme="majorEastAsia"/>
        </w:rPr>
        <w:t xml:space="preserve"> racial segregation s</w:t>
      </w:r>
      <w:r w:rsidR="00C26B89">
        <w:rPr>
          <w:rStyle w:val="raw-tex"/>
          <w:rFonts w:eastAsiaTheme="majorEastAsia"/>
        </w:rPr>
        <w:t>ubstantially</w:t>
      </w:r>
      <w:r w:rsidR="00A06465">
        <w:rPr>
          <w:rStyle w:val="raw-tex"/>
          <w:rFonts w:eastAsiaTheme="majorEastAsia"/>
        </w:rPr>
        <w:t xml:space="preserve"> and significantly</w:t>
      </w:r>
      <w:r w:rsidR="001A65C1">
        <w:rPr>
          <w:rStyle w:val="raw-tex"/>
          <w:rFonts w:eastAsiaTheme="majorEastAsia"/>
        </w:rPr>
        <w:t xml:space="preserve"> reduces Black longevity and modestly reduces White longevit</w:t>
      </w:r>
      <w:r w:rsidR="00A06465">
        <w:rPr>
          <w:rStyle w:val="raw-tex"/>
          <w:rFonts w:eastAsiaTheme="majorEastAsia"/>
        </w:rPr>
        <w:t>y</w:t>
      </w:r>
      <w:r w:rsidR="006632E0">
        <w:rPr>
          <w:rStyle w:val="raw-tex"/>
          <w:rFonts w:eastAsiaTheme="majorEastAsia"/>
        </w:rPr>
        <w:t xml:space="preserve">. </w:t>
      </w:r>
      <w:r w:rsidR="00B62FD9">
        <w:rPr>
          <w:rStyle w:val="raw-tex"/>
          <w:rFonts w:eastAsiaTheme="majorEastAsia"/>
        </w:rPr>
        <w:t>It would be inaccurate to claim that residential segregation harms Black and White Americans in the same ways</w:t>
      </w:r>
      <w:r w:rsidR="00CE5974">
        <w:rPr>
          <w:rStyle w:val="raw-tex"/>
          <w:rFonts w:eastAsiaTheme="majorEastAsia"/>
        </w:rPr>
        <w:t xml:space="preserve">; </w:t>
      </w:r>
      <w:r w:rsidR="00B62FD9">
        <w:rPr>
          <w:rStyle w:val="raw-tex"/>
          <w:rFonts w:eastAsiaTheme="majorEastAsia"/>
        </w:rPr>
        <w:t xml:space="preserve">rather, segregation reduced </w:t>
      </w:r>
      <w:r w:rsidR="006F5FFC">
        <w:rPr>
          <w:rStyle w:val="raw-tex"/>
          <w:rFonts w:eastAsiaTheme="majorEastAsia"/>
        </w:rPr>
        <w:t>Black longevity at a magnitude approximately three times that of White Americans.</w:t>
      </w:r>
      <w:r w:rsidR="008935C9">
        <w:rPr>
          <w:rStyle w:val="raw-tex"/>
          <w:rFonts w:eastAsiaTheme="majorEastAsia"/>
        </w:rPr>
        <w:t xml:space="preserve"> </w:t>
      </w:r>
      <w:r w:rsidR="00CE5974">
        <w:rPr>
          <w:rStyle w:val="raw-tex"/>
          <w:rFonts w:eastAsiaTheme="majorEastAsia"/>
        </w:rPr>
        <w:t xml:space="preserve">Yet, </w:t>
      </w:r>
      <w:r w:rsidR="008935C9">
        <w:rPr>
          <w:rStyle w:val="raw-tex"/>
          <w:rFonts w:eastAsiaTheme="majorEastAsia"/>
        </w:rPr>
        <w:t>at the same time</w:t>
      </w:r>
      <w:r w:rsidR="003E34DF">
        <w:rPr>
          <w:rStyle w:val="raw-tex"/>
          <w:rFonts w:eastAsiaTheme="majorEastAsia"/>
        </w:rPr>
        <w:t xml:space="preserve">, these results do not support prevailing zero-sum </w:t>
      </w:r>
      <w:r w:rsidR="00B1528F">
        <w:rPr>
          <w:rStyle w:val="raw-tex"/>
          <w:rFonts w:eastAsiaTheme="majorEastAsia"/>
        </w:rPr>
        <w:t>assumptions</w:t>
      </w:r>
      <w:r w:rsidR="003E34DF">
        <w:rPr>
          <w:rStyle w:val="raw-tex"/>
          <w:rFonts w:eastAsiaTheme="majorEastAsia"/>
        </w:rPr>
        <w:t>.</w:t>
      </w:r>
      <w:r w:rsidR="006F5FFC">
        <w:rPr>
          <w:rStyle w:val="raw-tex"/>
          <w:rFonts w:eastAsiaTheme="majorEastAsia"/>
        </w:rPr>
        <w:t xml:space="preserve"> </w:t>
      </w:r>
      <w:r w:rsidR="003E34DF">
        <w:rPr>
          <w:rStyle w:val="raw-tex"/>
          <w:rFonts w:eastAsiaTheme="majorEastAsia"/>
        </w:rPr>
        <w:t xml:space="preserve">Though modest, these effects suggest that </w:t>
      </w:r>
      <w:r w:rsidR="006632E0">
        <w:rPr>
          <w:rStyle w:val="raw-tex"/>
          <w:rFonts w:eastAsiaTheme="majorEastAsia"/>
        </w:rPr>
        <w:t>desegregation may</w:t>
      </w:r>
      <w:r w:rsidR="003E34DF">
        <w:rPr>
          <w:rStyle w:val="raw-tex"/>
          <w:rFonts w:eastAsiaTheme="majorEastAsia"/>
        </w:rPr>
        <w:t xml:space="preserve"> positive</w:t>
      </w:r>
      <w:r w:rsidR="00A738A4">
        <w:rPr>
          <w:rStyle w:val="raw-tex"/>
          <w:rFonts w:eastAsiaTheme="majorEastAsia"/>
        </w:rPr>
        <w:t xml:space="preserve">ly benefit </w:t>
      </w:r>
      <w:r w:rsidR="003E34DF">
        <w:rPr>
          <w:rStyle w:val="raw-tex"/>
          <w:rFonts w:eastAsiaTheme="majorEastAsia"/>
        </w:rPr>
        <w:t xml:space="preserve">White Americans, rather than adversely affecting their life chances. </w:t>
      </w:r>
      <w:r w:rsidR="00A212CA">
        <w:rPr>
          <w:rStyle w:val="raw-tex"/>
          <w:rFonts w:eastAsiaTheme="majorEastAsia"/>
        </w:rPr>
        <w:t>In the context of not</w:t>
      </w:r>
      <w:r w:rsidR="00751E12">
        <w:rPr>
          <w:rStyle w:val="raw-tex"/>
          <w:rFonts w:eastAsiaTheme="majorEastAsia"/>
        </w:rPr>
        <w:t>ed</w:t>
      </w:r>
      <w:r w:rsidR="00A212CA">
        <w:rPr>
          <w:rStyle w:val="raw-tex"/>
          <w:rFonts w:eastAsiaTheme="majorEastAsia"/>
        </w:rPr>
        <w:t xml:space="preserve"> </w:t>
      </w:r>
      <w:r w:rsidR="00A212CA">
        <w:rPr>
          <w:rStyle w:val="raw-tex"/>
          <w:rFonts w:eastAsiaTheme="majorEastAsia"/>
        </w:rPr>
        <w:lastRenderedPageBreak/>
        <w:t>declines in racial segregation between the 1970s to 2000s</w:t>
      </w:r>
      <w:r w:rsidR="00485D74">
        <w:rPr>
          <w:rStyle w:val="raw-tex"/>
          <w:rFonts w:eastAsiaTheme="majorEastAsia"/>
        </w:rPr>
        <w:t xml:space="preserve"> </w:t>
      </w:r>
      <w:r w:rsidR="00A212CA">
        <w:rPr>
          <w:rStyle w:val="raw-tex"/>
          <w:rFonts w:eastAsiaTheme="majorEastAsia"/>
        </w:rPr>
        <w:t xml:space="preserve">of </w:t>
      </w:r>
      <w:r w:rsidR="00485D74">
        <w:rPr>
          <w:rStyle w:val="raw-tex"/>
          <w:rFonts w:eastAsiaTheme="majorEastAsia"/>
        </w:rPr>
        <w:t xml:space="preserve">approximately </w:t>
      </w:r>
      <w:r w:rsidR="00A212CA">
        <w:rPr>
          <w:rStyle w:val="raw-tex"/>
          <w:rFonts w:eastAsiaTheme="majorEastAsia"/>
        </w:rPr>
        <w:t>21 points</w:t>
      </w:r>
      <w:r w:rsidR="00A212CA">
        <w:rPr>
          <w:rStyle w:val="FootnoteReference"/>
          <w:rFonts w:eastAsiaTheme="majorEastAsia"/>
        </w:rPr>
        <w:footnoteReference w:id="15"/>
      </w:r>
      <w:r w:rsidR="00AC405B">
        <w:rPr>
          <w:rStyle w:val="raw-tex"/>
          <w:rFonts w:eastAsiaTheme="majorEastAsia"/>
        </w:rPr>
        <w:t xml:space="preserve"> , </w:t>
      </w:r>
      <w:r w:rsidR="00485D74">
        <w:t>a shift from 1970 to 2000 average county racial segregation corresponds to a gain of 8.3 months of life for Black residents and 2.3 months for White residents.</w:t>
      </w:r>
      <w:r w:rsidR="00485D74">
        <w:rPr>
          <w:rStyle w:val="raw-tex"/>
          <w:rFonts w:eastAsiaTheme="majorEastAsia"/>
        </w:rPr>
        <w:t xml:space="preserve"> </w:t>
      </w:r>
      <w:r w:rsidR="00CE6472">
        <w:rPr>
          <w:rStyle w:val="raw-tex"/>
          <w:rFonts w:eastAsiaTheme="majorEastAsia"/>
        </w:rPr>
        <w:t xml:space="preserve">In the context of other studies concerning longevity, these results are substantial. For instance, </w:t>
      </w:r>
      <w:r w:rsidR="00F7788C">
        <w:rPr>
          <w:rStyle w:val="raw-tex"/>
          <w:rFonts w:eastAsiaTheme="majorEastAsia"/>
        </w:rPr>
        <w:t xml:space="preserve">using the 1940 Full Count Data </w:t>
      </w:r>
      <w:r w:rsidR="00CE6472">
        <w:rPr>
          <w:rStyle w:val="raw-tex"/>
          <w:rFonts w:eastAsiaTheme="majorEastAsia"/>
        </w:rPr>
        <w:t xml:space="preserve">@breen2024 estimates that homeownership increased longevity by .31 years (or 4 months) and @halpern-manners2020 estimate that each additional year of education increased longevity by </w:t>
      </w:r>
      <w:r w:rsidR="00F7788C">
        <w:rPr>
          <w:rStyle w:val="raw-tex"/>
          <w:rFonts w:eastAsiaTheme="majorEastAsia"/>
        </w:rPr>
        <w:t xml:space="preserve">.35 years (or 4.2 months). </w:t>
      </w:r>
      <w:r w:rsidR="00485D74">
        <w:rPr>
          <w:rStyle w:val="raw-tex"/>
          <w:rFonts w:eastAsiaTheme="majorEastAsia"/>
        </w:rPr>
        <w:t>These</w:t>
      </w:r>
      <w:r w:rsidR="003E34DF">
        <w:rPr>
          <w:rStyle w:val="raw-tex"/>
          <w:rFonts w:eastAsiaTheme="majorEastAsia"/>
        </w:rPr>
        <w:t xml:space="preserve"> results speak to</w:t>
      </w:r>
      <w:r w:rsidR="006F5FFC">
        <w:rPr>
          <w:rStyle w:val="raw-tex"/>
          <w:rFonts w:eastAsiaTheme="majorEastAsia"/>
        </w:rPr>
        <w:t xml:space="preserve"> far-reaching implications of</w:t>
      </w:r>
      <w:r w:rsidR="00C64C20">
        <w:rPr>
          <w:rStyle w:val="raw-tex"/>
          <w:rFonts w:eastAsiaTheme="majorEastAsia"/>
        </w:rPr>
        <w:t xml:space="preserve"> </w:t>
      </w:r>
      <w:r w:rsidR="00155728">
        <w:rPr>
          <w:rStyle w:val="raw-tex"/>
          <w:rFonts w:eastAsiaTheme="majorEastAsia"/>
        </w:rPr>
        <w:t>racial stratification for</w:t>
      </w:r>
      <w:r w:rsidR="004415C8">
        <w:rPr>
          <w:rStyle w:val="raw-tex"/>
          <w:rFonts w:eastAsiaTheme="majorEastAsia"/>
        </w:rPr>
        <w:t xml:space="preserve"> </w:t>
      </w:r>
      <w:r w:rsidR="00DC017C">
        <w:rPr>
          <w:rStyle w:val="raw-tex"/>
          <w:rFonts w:eastAsiaTheme="majorEastAsia"/>
        </w:rPr>
        <w:t xml:space="preserve">the lives of </w:t>
      </w:r>
      <w:r w:rsidR="004415C8">
        <w:rPr>
          <w:rStyle w:val="raw-tex"/>
          <w:rFonts w:eastAsiaTheme="majorEastAsia"/>
        </w:rPr>
        <w:t>Black Americans</w:t>
      </w:r>
      <w:r w:rsidR="00A34030">
        <w:rPr>
          <w:rStyle w:val="raw-tex"/>
          <w:rFonts w:eastAsiaTheme="majorEastAsia"/>
        </w:rPr>
        <w:t xml:space="preserve"> and </w:t>
      </w:r>
      <w:r w:rsidR="0042436D">
        <w:rPr>
          <w:rStyle w:val="raw-tex"/>
          <w:rFonts w:eastAsiaTheme="majorEastAsia"/>
        </w:rPr>
        <w:t>their</w:t>
      </w:r>
      <w:r w:rsidR="006F5FFC">
        <w:rPr>
          <w:rStyle w:val="raw-tex"/>
          <w:rFonts w:eastAsiaTheme="majorEastAsia"/>
        </w:rPr>
        <w:t xml:space="preserve"> implications </w:t>
      </w:r>
      <w:r w:rsidR="003D6E2E">
        <w:rPr>
          <w:rStyle w:val="raw-tex"/>
          <w:rFonts w:eastAsiaTheme="majorEastAsia"/>
        </w:rPr>
        <w:t>for</w:t>
      </w:r>
      <w:r w:rsidR="00D07992">
        <w:rPr>
          <w:rStyle w:val="raw-tex"/>
          <w:rFonts w:eastAsiaTheme="majorEastAsia"/>
        </w:rPr>
        <w:t xml:space="preserve"> White Americans</w:t>
      </w:r>
      <w:r w:rsidR="00DC017C">
        <w:rPr>
          <w:rStyle w:val="raw-tex"/>
          <w:rFonts w:eastAsiaTheme="majorEastAsia"/>
        </w:rPr>
        <w:t xml:space="preserve"> </w:t>
      </w:r>
      <w:r w:rsidR="00300CEB">
        <w:rPr>
          <w:rStyle w:val="raw-tex"/>
          <w:rFonts w:eastAsiaTheme="majorEastAsia"/>
        </w:rPr>
        <w:t>[@louie2024; @mcghee2021]</w:t>
      </w:r>
      <w:r w:rsidR="006F5FFC">
        <w:rPr>
          <w:rStyle w:val="raw-tex"/>
          <w:rFonts w:eastAsiaTheme="majorEastAsia"/>
        </w:rPr>
        <w:t xml:space="preserve">. </w:t>
      </w:r>
    </w:p>
    <w:p w14:paraId="4B1B3973" w14:textId="0A0CC71F" w:rsidR="006F5FFC" w:rsidRDefault="00B952A7"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In connection with the</w:t>
      </w:r>
      <w:r w:rsidR="009F38C8">
        <w:rPr>
          <w:rStyle w:val="raw-tex"/>
          <w:rFonts w:eastAsiaTheme="majorEastAsia"/>
        </w:rPr>
        <w:t xml:space="preserve"> main results</w:t>
      </w:r>
      <w:r w:rsidR="002113ED">
        <w:rPr>
          <w:rStyle w:val="raw-tex"/>
          <w:rFonts w:eastAsiaTheme="majorEastAsia"/>
        </w:rPr>
        <w:t xml:space="preserve">, </w:t>
      </w:r>
      <w:r w:rsidR="00E91E0F">
        <w:rPr>
          <w:rStyle w:val="raw-tex"/>
          <w:rFonts w:eastAsiaTheme="majorEastAsia"/>
        </w:rPr>
        <w:t xml:space="preserve">it is important to emphasize that the effects of </w:t>
      </w:r>
      <w:r w:rsidR="006F5FFC">
        <w:rPr>
          <w:rStyle w:val="raw-tex"/>
          <w:rFonts w:eastAsiaTheme="majorEastAsia"/>
        </w:rPr>
        <w:t>segregation are contingent on educational status</w:t>
      </w:r>
      <w:r w:rsidR="002113ED">
        <w:rPr>
          <w:rStyle w:val="raw-tex"/>
          <w:rFonts w:eastAsiaTheme="majorEastAsia"/>
        </w:rPr>
        <w:t xml:space="preserve"> for </w:t>
      </w:r>
      <w:commentRangeStart w:id="172"/>
      <w:r w:rsidR="002113ED">
        <w:rPr>
          <w:rStyle w:val="raw-tex"/>
          <w:rFonts w:eastAsiaTheme="majorEastAsia"/>
        </w:rPr>
        <w:t>White Americans but not</w:t>
      </w:r>
      <w:r>
        <w:rPr>
          <w:rStyle w:val="raw-tex"/>
          <w:rFonts w:eastAsiaTheme="majorEastAsia"/>
        </w:rPr>
        <w:t xml:space="preserve"> for</w:t>
      </w:r>
      <w:r w:rsidR="002113ED">
        <w:rPr>
          <w:rStyle w:val="raw-tex"/>
          <w:rFonts w:eastAsiaTheme="majorEastAsia"/>
        </w:rPr>
        <w:t xml:space="preserve"> Black Americans</w:t>
      </w:r>
      <w:r w:rsidR="006F5FFC">
        <w:rPr>
          <w:rStyle w:val="raw-tex"/>
          <w:rFonts w:eastAsiaTheme="majorEastAsia"/>
        </w:rPr>
        <w:t xml:space="preserve">. </w:t>
      </w:r>
      <w:commentRangeEnd w:id="172"/>
      <w:r w:rsidR="00A77436">
        <w:rPr>
          <w:rStyle w:val="CommentReference"/>
          <w:rFonts w:asciiTheme="minorHAnsi" w:eastAsiaTheme="minorHAnsi" w:hAnsiTheme="minorHAnsi" w:cstheme="minorBidi"/>
          <w:kern w:val="2"/>
          <w14:ligatures w14:val="standardContextual"/>
        </w:rPr>
        <w:commentReference w:id="172"/>
      </w:r>
      <w:r w:rsidR="002113ED">
        <w:rPr>
          <w:rStyle w:val="raw-tex"/>
          <w:rFonts w:eastAsiaTheme="majorEastAsia"/>
        </w:rPr>
        <w:t>For White Americans, attaining some college education or less is associated with modest reductions in longevity, however for those with a college degree or higher, segregation contributes to small longevity advantages</w:t>
      </w:r>
      <w:r w:rsidR="006A6D94">
        <w:rPr>
          <w:rStyle w:val="raw-tex"/>
          <w:rFonts w:eastAsiaTheme="majorEastAsia"/>
        </w:rPr>
        <w:t xml:space="preserve">. </w:t>
      </w:r>
      <w:r w:rsidR="002113ED">
        <w:rPr>
          <w:rStyle w:val="raw-tex"/>
          <w:rFonts w:eastAsiaTheme="majorEastAsia"/>
        </w:rPr>
        <w:t xml:space="preserve">While results overall contest </w:t>
      </w:r>
      <w:r w:rsidR="007876AC">
        <w:rPr>
          <w:rStyle w:val="raw-tex"/>
          <w:rFonts w:eastAsiaTheme="majorEastAsia"/>
        </w:rPr>
        <w:t xml:space="preserve">straightforward </w:t>
      </w:r>
      <w:r w:rsidR="002113ED">
        <w:rPr>
          <w:rStyle w:val="raw-tex"/>
          <w:rFonts w:eastAsiaTheme="majorEastAsia"/>
        </w:rPr>
        <w:t xml:space="preserve">zero-sum expectations, these results </w:t>
      </w:r>
      <w:r w:rsidR="007876AC">
        <w:rPr>
          <w:rStyle w:val="raw-tex"/>
          <w:rFonts w:eastAsiaTheme="majorEastAsia"/>
        </w:rPr>
        <w:t xml:space="preserve">provide important nuance by demonstrating </w:t>
      </w:r>
      <w:r w:rsidR="002113ED">
        <w:rPr>
          <w:rStyle w:val="raw-tex"/>
          <w:rFonts w:eastAsiaTheme="majorEastAsia"/>
        </w:rPr>
        <w:t xml:space="preserve">that </w:t>
      </w:r>
      <w:r w:rsidR="007876AC">
        <w:rPr>
          <w:rStyle w:val="raw-tex"/>
          <w:rFonts w:eastAsiaTheme="majorEastAsia"/>
        </w:rPr>
        <w:t xml:space="preserve">zero-sum relationships between segregation and advantage do apply, but only among </w:t>
      </w:r>
      <w:r w:rsidR="002113ED">
        <w:rPr>
          <w:rStyle w:val="raw-tex"/>
          <w:rFonts w:eastAsiaTheme="majorEastAsia"/>
        </w:rPr>
        <w:t xml:space="preserve">highly educated Whites. </w:t>
      </w:r>
      <w:r w:rsidR="007876AC">
        <w:rPr>
          <w:rStyle w:val="raw-tex"/>
          <w:rFonts w:eastAsiaTheme="majorEastAsia"/>
        </w:rPr>
        <w:t>In contrast</w:t>
      </w:r>
      <w:r w:rsidR="002113ED">
        <w:rPr>
          <w:rStyle w:val="raw-tex"/>
          <w:rFonts w:eastAsiaTheme="majorEastAsia"/>
        </w:rPr>
        <w:t>, for Black Americans, the effects of segregation are equally harmful regardless of education level</w:t>
      </w:r>
      <w:r w:rsidR="00AB7C4B">
        <w:rPr>
          <w:rStyle w:val="raw-tex"/>
          <w:rFonts w:eastAsiaTheme="majorEastAsia"/>
        </w:rPr>
        <w:t xml:space="preserve">. The </w:t>
      </w:r>
      <w:r w:rsidR="00345163">
        <w:rPr>
          <w:rStyle w:val="raw-tex"/>
          <w:rFonts w:eastAsiaTheme="majorEastAsia"/>
        </w:rPr>
        <w:t xml:space="preserve">inequality in the </w:t>
      </w:r>
      <w:r w:rsidR="004415C8">
        <w:rPr>
          <w:rStyle w:val="raw-tex"/>
          <w:rFonts w:eastAsiaTheme="majorEastAsia"/>
        </w:rPr>
        <w:t xml:space="preserve">protective effects of </w:t>
      </w:r>
      <w:r w:rsidR="002113ED">
        <w:rPr>
          <w:rStyle w:val="raw-tex"/>
          <w:rFonts w:eastAsiaTheme="majorEastAsia"/>
        </w:rPr>
        <w:t xml:space="preserve">education by </w:t>
      </w:r>
      <w:r w:rsidR="00164D5B">
        <w:rPr>
          <w:rStyle w:val="raw-tex"/>
          <w:rFonts w:eastAsiaTheme="majorEastAsia"/>
        </w:rPr>
        <w:t>race</w:t>
      </w:r>
      <w:r w:rsidR="004415C8">
        <w:rPr>
          <w:rStyle w:val="raw-tex"/>
          <w:rFonts w:eastAsiaTheme="majorEastAsia"/>
        </w:rPr>
        <w:t xml:space="preserve"> is consistent with </w:t>
      </w:r>
      <w:r w:rsidR="00164D5B">
        <w:rPr>
          <w:rStyle w:val="raw-tex"/>
          <w:rFonts w:eastAsiaTheme="majorEastAsia"/>
        </w:rPr>
        <w:t xml:space="preserve">a growing </w:t>
      </w:r>
      <w:r w:rsidR="004415C8">
        <w:rPr>
          <w:rStyle w:val="raw-tex"/>
          <w:rFonts w:eastAsiaTheme="majorEastAsia"/>
        </w:rPr>
        <w:t>literature on differential health returns [@deangelis2022] that find</w:t>
      </w:r>
      <w:r w:rsidR="00204DF9">
        <w:rPr>
          <w:rStyle w:val="raw-tex"/>
          <w:rFonts w:eastAsiaTheme="majorEastAsia"/>
        </w:rPr>
        <w:t>s</w:t>
      </w:r>
      <w:r w:rsidR="004415C8">
        <w:rPr>
          <w:rStyle w:val="raw-tex"/>
          <w:rFonts w:eastAsiaTheme="majorEastAsia"/>
        </w:rPr>
        <w:t xml:space="preserve"> that Black Americans</w:t>
      </w:r>
      <w:r w:rsidR="00300CEB">
        <w:rPr>
          <w:rStyle w:val="raw-tex"/>
          <w:rFonts w:eastAsiaTheme="majorEastAsia"/>
        </w:rPr>
        <w:t xml:space="preserve">, even at higher statuses, do not reap the same health benefits as </w:t>
      </w:r>
      <w:r w:rsidR="00204DF9">
        <w:rPr>
          <w:rStyle w:val="raw-tex"/>
          <w:rFonts w:eastAsiaTheme="majorEastAsia"/>
        </w:rPr>
        <w:t>similarly advantaged White peers</w:t>
      </w:r>
      <w:r w:rsidR="00300CEB">
        <w:rPr>
          <w:rStyle w:val="raw-tex"/>
          <w:rFonts w:eastAsiaTheme="majorEastAsia"/>
        </w:rPr>
        <w:t xml:space="preserve">. </w:t>
      </w:r>
    </w:p>
    <w:p w14:paraId="2D37BB57" w14:textId="476B8DAA" w:rsidR="00E10C06" w:rsidRDefault="00BC726E"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lastRenderedPageBreak/>
        <w:t xml:space="preserve">This </w:t>
      </w:r>
      <w:r w:rsidR="00DB7EDD">
        <w:rPr>
          <w:rStyle w:val="raw-tex"/>
          <w:rFonts w:eastAsiaTheme="majorEastAsia"/>
        </w:rPr>
        <w:t xml:space="preserve">paper makes </w:t>
      </w:r>
      <w:r w:rsidR="00E10C06">
        <w:rPr>
          <w:rStyle w:val="raw-tex"/>
          <w:rFonts w:eastAsiaTheme="majorEastAsia"/>
        </w:rPr>
        <w:t>several important contributions to</w:t>
      </w:r>
      <w:r w:rsidR="00602B96">
        <w:rPr>
          <w:rStyle w:val="raw-tex"/>
          <w:rFonts w:eastAsiaTheme="majorEastAsia"/>
        </w:rPr>
        <w:t xml:space="preserve"> research on the consequences of</w:t>
      </w:r>
      <w:r w:rsidR="00E10C06">
        <w:rPr>
          <w:rStyle w:val="raw-tex"/>
          <w:rFonts w:eastAsiaTheme="majorEastAsia"/>
        </w:rPr>
        <w:t xml:space="preserve"> segregation as well as </w:t>
      </w:r>
      <w:r w:rsidR="00E61591">
        <w:rPr>
          <w:rStyle w:val="raw-tex"/>
          <w:rFonts w:eastAsiaTheme="majorEastAsia"/>
        </w:rPr>
        <w:t>the</w:t>
      </w:r>
      <w:r w:rsidR="00E10C06">
        <w:rPr>
          <w:rStyle w:val="raw-tex"/>
          <w:rFonts w:eastAsiaTheme="majorEastAsia"/>
        </w:rPr>
        <w:t xml:space="preserve"> sociology of race and race relations. Prevailing</w:t>
      </w:r>
      <w:r w:rsidR="00E61591">
        <w:rPr>
          <w:rStyle w:val="raw-tex"/>
          <w:rFonts w:eastAsiaTheme="majorEastAsia"/>
        </w:rPr>
        <w:t xml:space="preserve"> views</w:t>
      </w:r>
      <w:r w:rsidR="00E10C06">
        <w:rPr>
          <w:rStyle w:val="raw-tex"/>
          <w:rFonts w:eastAsiaTheme="majorEastAsia"/>
        </w:rPr>
        <w:t xml:space="preserve"> on racial stratification, of which segregation is a key </w:t>
      </w:r>
      <w:r w:rsidR="003D6F68">
        <w:rPr>
          <w:rStyle w:val="raw-tex"/>
          <w:rFonts w:eastAsiaTheme="majorEastAsia"/>
        </w:rPr>
        <w:t>mechanism</w:t>
      </w:r>
      <w:r w:rsidR="00E10C06">
        <w:rPr>
          <w:rStyle w:val="raw-tex"/>
          <w:rFonts w:eastAsiaTheme="majorEastAsia"/>
        </w:rPr>
        <w:t>, have focused on how segregation creates divergent</w:t>
      </w:r>
      <w:r w:rsidR="00E069E9">
        <w:rPr>
          <w:rStyle w:val="raw-tex"/>
          <w:rFonts w:eastAsiaTheme="majorEastAsia"/>
        </w:rPr>
        <w:t xml:space="preserve"> outcomes between Black and White residents </w:t>
      </w:r>
      <w:r w:rsidR="00C84CDB">
        <w:rPr>
          <w:rStyle w:val="raw-tex"/>
          <w:rFonts w:eastAsiaTheme="majorEastAsia"/>
        </w:rPr>
        <w:t>with Blacks suffering the harmful ramifications and Whites reaping the benefits</w:t>
      </w:r>
      <w:r w:rsidR="007B4A09">
        <w:rPr>
          <w:rStyle w:val="raw-tex"/>
          <w:rFonts w:eastAsiaTheme="majorEastAsia"/>
        </w:rPr>
        <w:t>. Two past studies, @light2019 and @quillian2014, test the hypothesis that Whites benefit from segregation in terms of homicide victimization and educational attainment</w:t>
      </w:r>
      <w:r w:rsidR="005669A4">
        <w:rPr>
          <w:rStyle w:val="raw-tex"/>
          <w:rFonts w:eastAsiaTheme="majorEastAsia"/>
        </w:rPr>
        <w:t xml:space="preserve"> that are outlined in terms of zero-sum neighborhood effect mechanisms</w:t>
      </w:r>
      <w:r w:rsidR="007B4A09">
        <w:rPr>
          <w:rStyle w:val="raw-tex"/>
          <w:rFonts w:eastAsiaTheme="majorEastAsia"/>
        </w:rPr>
        <w:t>. While @light2019 finds support for a zero-sum relationship</w:t>
      </w:r>
      <w:r w:rsidR="00AE243E">
        <w:rPr>
          <w:rStyle w:val="raw-tex"/>
          <w:rFonts w:eastAsiaTheme="majorEastAsia"/>
        </w:rPr>
        <w:t xml:space="preserve"> between segregation and crime</w:t>
      </w:r>
      <w:r w:rsidR="007B4A09">
        <w:rPr>
          <w:rStyle w:val="raw-tex"/>
          <w:rFonts w:eastAsiaTheme="majorEastAsia"/>
        </w:rPr>
        <w:t xml:space="preserve">, @quillian2014 </w:t>
      </w:r>
      <w:r w:rsidR="00AE243E">
        <w:rPr>
          <w:rStyle w:val="raw-tex"/>
          <w:rFonts w:eastAsiaTheme="majorEastAsia"/>
        </w:rPr>
        <w:t>finds that segregation decrease</w:t>
      </w:r>
      <w:r w:rsidR="007B4A09">
        <w:rPr>
          <w:rStyle w:val="raw-tex"/>
          <w:rFonts w:eastAsiaTheme="majorEastAsia"/>
        </w:rPr>
        <w:t xml:space="preserve"> </w:t>
      </w:r>
      <w:r w:rsidR="00AE243E">
        <w:rPr>
          <w:rStyle w:val="raw-tex"/>
          <w:rFonts w:eastAsiaTheme="majorEastAsia"/>
        </w:rPr>
        <w:t>Black educational attainment but is ambiguous for Whites</w:t>
      </w:r>
      <w:r w:rsidR="007B4A09">
        <w:rPr>
          <w:rStyle w:val="raw-tex"/>
          <w:rFonts w:eastAsiaTheme="majorEastAsia"/>
        </w:rPr>
        <w:t xml:space="preserve">. </w:t>
      </w:r>
      <w:r w:rsidR="00E069E9">
        <w:rPr>
          <w:rStyle w:val="raw-tex"/>
          <w:rFonts w:eastAsiaTheme="majorEastAsia"/>
        </w:rPr>
        <w:t xml:space="preserve">Despite the salience of the Black and White </w:t>
      </w:r>
      <w:r w:rsidR="00AE243E">
        <w:rPr>
          <w:rStyle w:val="raw-tex"/>
          <w:rFonts w:eastAsiaTheme="majorEastAsia"/>
        </w:rPr>
        <w:t>neighborhoods for outcomes</w:t>
      </w:r>
      <w:r w:rsidR="00E069E9">
        <w:rPr>
          <w:rStyle w:val="raw-tex"/>
          <w:rFonts w:eastAsiaTheme="majorEastAsia"/>
        </w:rPr>
        <w:t xml:space="preserve">, </w:t>
      </w:r>
      <w:r w:rsidR="00E61591">
        <w:rPr>
          <w:rStyle w:val="raw-tex"/>
          <w:rFonts w:eastAsiaTheme="majorEastAsia"/>
        </w:rPr>
        <w:t>th</w:t>
      </w:r>
      <w:r w:rsidR="00AE243E">
        <w:rPr>
          <w:rStyle w:val="raw-tex"/>
          <w:rFonts w:eastAsiaTheme="majorEastAsia"/>
        </w:rPr>
        <w:t>ese</w:t>
      </w:r>
      <w:r w:rsidR="00E61591">
        <w:rPr>
          <w:rStyle w:val="raw-tex"/>
          <w:rFonts w:eastAsiaTheme="majorEastAsia"/>
        </w:rPr>
        <w:t xml:space="preserve"> perspective</w:t>
      </w:r>
      <w:r w:rsidR="00AE243E">
        <w:rPr>
          <w:rStyle w:val="raw-tex"/>
          <w:rFonts w:eastAsiaTheme="majorEastAsia"/>
        </w:rPr>
        <w:t>s do not fully capture the myriad mechanisms of segregation and</w:t>
      </w:r>
      <w:r w:rsidR="00E61591">
        <w:rPr>
          <w:rStyle w:val="raw-tex"/>
          <w:rFonts w:eastAsiaTheme="majorEastAsia"/>
        </w:rPr>
        <w:t xml:space="preserve"> </w:t>
      </w:r>
      <w:r w:rsidR="00C84CDB">
        <w:rPr>
          <w:rStyle w:val="raw-tex"/>
          <w:rFonts w:eastAsiaTheme="majorEastAsia"/>
        </w:rPr>
        <w:t>overlook</w:t>
      </w:r>
      <w:r w:rsidR="00E61591">
        <w:rPr>
          <w:rStyle w:val="raw-tex"/>
          <w:rFonts w:eastAsiaTheme="majorEastAsia"/>
        </w:rPr>
        <w:t xml:space="preserve"> the role that</w:t>
      </w:r>
      <w:r w:rsidR="00C84CDB">
        <w:rPr>
          <w:rStyle w:val="raw-tex"/>
          <w:rFonts w:eastAsiaTheme="majorEastAsia"/>
        </w:rPr>
        <w:t xml:space="preserve"> place-level</w:t>
      </w:r>
      <w:r w:rsidR="002D0CC5">
        <w:rPr>
          <w:rStyle w:val="raw-tex"/>
          <w:rFonts w:eastAsiaTheme="majorEastAsia"/>
        </w:rPr>
        <w:t xml:space="preserve"> processes</w:t>
      </w:r>
      <w:r w:rsidR="00E069E9">
        <w:rPr>
          <w:rStyle w:val="raw-tex"/>
          <w:rFonts w:eastAsiaTheme="majorEastAsia"/>
        </w:rPr>
        <w:t xml:space="preserve"> and </w:t>
      </w:r>
      <w:r w:rsidR="00C84CDB">
        <w:rPr>
          <w:rStyle w:val="raw-tex"/>
          <w:rFonts w:eastAsiaTheme="majorEastAsia"/>
        </w:rPr>
        <w:t xml:space="preserve">the variegated neighborhood </w:t>
      </w:r>
      <w:r w:rsidR="00AE243E">
        <w:rPr>
          <w:rStyle w:val="raw-tex"/>
          <w:rFonts w:eastAsiaTheme="majorEastAsia"/>
        </w:rPr>
        <w:t>exposures play</w:t>
      </w:r>
      <w:r w:rsidR="00C84CDB">
        <w:rPr>
          <w:rStyle w:val="raw-tex"/>
          <w:rFonts w:eastAsiaTheme="majorEastAsia"/>
        </w:rPr>
        <w:t>.</w:t>
      </w:r>
      <w:r w:rsidR="00E61591">
        <w:rPr>
          <w:rStyle w:val="raw-tex"/>
          <w:rFonts w:eastAsiaTheme="majorEastAsia"/>
        </w:rPr>
        <w:t xml:space="preserve"> The structural effects of segregation</w:t>
      </w:r>
      <w:r w:rsidR="00EE43E0">
        <w:rPr>
          <w:rStyle w:val="raw-tex"/>
          <w:rFonts w:eastAsiaTheme="majorEastAsia"/>
        </w:rPr>
        <w:t xml:space="preserve"> shape</w:t>
      </w:r>
      <w:r w:rsidR="00E61591">
        <w:rPr>
          <w:rStyle w:val="raw-tex"/>
          <w:rFonts w:eastAsiaTheme="majorEastAsia"/>
        </w:rPr>
        <w:t xml:space="preserve"> entire place</w:t>
      </w:r>
      <w:r w:rsidR="00386434">
        <w:rPr>
          <w:rStyle w:val="raw-tex"/>
          <w:rFonts w:eastAsiaTheme="majorEastAsia"/>
        </w:rPr>
        <w:t>s and</w:t>
      </w:r>
      <w:r w:rsidR="00E61591">
        <w:rPr>
          <w:rStyle w:val="raw-tex"/>
          <w:rFonts w:eastAsiaTheme="majorEastAsia"/>
        </w:rPr>
        <w:t xml:space="preserve"> thus have the potential to shape experiences of all groups regardless of residence or relative </w:t>
      </w:r>
      <w:r w:rsidR="00367D6A">
        <w:rPr>
          <w:rStyle w:val="raw-tex"/>
          <w:rFonts w:eastAsiaTheme="majorEastAsia"/>
        </w:rPr>
        <w:t>neighborhood</w:t>
      </w:r>
      <w:r w:rsidR="00E61591">
        <w:rPr>
          <w:rStyle w:val="raw-tex"/>
          <w:rFonts w:eastAsiaTheme="majorEastAsia"/>
        </w:rPr>
        <w:t xml:space="preserve"> isolation</w:t>
      </w:r>
      <w:r w:rsidR="00341961">
        <w:rPr>
          <w:rStyle w:val="raw-tex"/>
          <w:rFonts w:eastAsiaTheme="majorEastAsia"/>
        </w:rPr>
        <w:t xml:space="preserve">. </w:t>
      </w:r>
      <w:r w:rsidR="00E41DA0">
        <w:rPr>
          <w:rStyle w:val="raw-tex"/>
          <w:rFonts w:eastAsiaTheme="majorEastAsia"/>
        </w:rPr>
        <w:t>Results in this</w:t>
      </w:r>
      <w:r w:rsidR="007B4A09">
        <w:rPr>
          <w:rStyle w:val="raw-tex"/>
          <w:rFonts w:eastAsiaTheme="majorEastAsia"/>
        </w:rPr>
        <w:t xml:space="preserve"> paper emphasize that</w:t>
      </w:r>
      <w:r w:rsidR="00E41DA0">
        <w:rPr>
          <w:rStyle w:val="raw-tex"/>
          <w:rFonts w:eastAsiaTheme="majorEastAsia"/>
        </w:rPr>
        <w:t xml:space="preserve"> d</w:t>
      </w:r>
      <w:r w:rsidR="0051772B">
        <w:rPr>
          <w:rStyle w:val="raw-tex"/>
          <w:rFonts w:eastAsiaTheme="majorEastAsia"/>
        </w:rPr>
        <w:t xml:space="preserve">espite pervasive zero-sum </w:t>
      </w:r>
      <w:r w:rsidR="00203F90">
        <w:rPr>
          <w:rStyle w:val="raw-tex"/>
          <w:rFonts w:eastAsiaTheme="majorEastAsia"/>
        </w:rPr>
        <w:t>expectations</w:t>
      </w:r>
      <w:r w:rsidR="0051772B">
        <w:rPr>
          <w:rStyle w:val="raw-tex"/>
          <w:rFonts w:eastAsiaTheme="majorEastAsia"/>
        </w:rPr>
        <w:t>, racial segregation negatively shapes the population health outcomes of</w:t>
      </w:r>
      <w:r w:rsidR="00B62CCA">
        <w:rPr>
          <w:rStyle w:val="raw-tex"/>
          <w:rFonts w:eastAsiaTheme="majorEastAsia"/>
        </w:rPr>
        <w:t xml:space="preserve"> both</w:t>
      </w:r>
      <w:r w:rsidR="0051772B">
        <w:rPr>
          <w:rStyle w:val="raw-tex"/>
          <w:rFonts w:eastAsiaTheme="majorEastAsia"/>
        </w:rPr>
        <w:t xml:space="preserve"> Black and White Americans. </w:t>
      </w:r>
      <w:r w:rsidR="00F742E9">
        <w:rPr>
          <w:rStyle w:val="raw-tex"/>
          <w:rFonts w:eastAsiaTheme="majorEastAsia"/>
        </w:rPr>
        <w:t xml:space="preserve">Overall, these results contribute to a growing literature on the generally muted effects of desegregation on White outcomes [@anstreicher2022; @johnson2019].  </w:t>
      </w:r>
    </w:p>
    <w:p w14:paraId="6F62380C" w14:textId="691BFBC4" w:rsidR="00437BA2" w:rsidRDefault="000B6A80" w:rsidP="003B5D55">
      <w:pPr>
        <w:pStyle w:val="NormalWeb"/>
        <w:spacing w:before="0" w:beforeAutospacing="0" w:after="0" w:afterAutospacing="0" w:line="480" w:lineRule="auto"/>
        <w:ind w:firstLine="720"/>
        <w:rPr>
          <w:ins w:id="173" w:author="Thelonious Goerz" w:date="2025-10-30T17:44:00Z" w16du:dateUtc="2025-10-30T21:44:00Z"/>
          <w:rStyle w:val="raw-tex"/>
          <w:rFonts w:eastAsiaTheme="majorEastAsia"/>
        </w:rPr>
      </w:pPr>
      <w:r>
        <w:rPr>
          <w:rStyle w:val="raw-tex"/>
          <w:rFonts w:eastAsiaTheme="majorEastAsia"/>
        </w:rPr>
        <w:t>In con</w:t>
      </w:r>
      <w:r w:rsidR="00FA19C0">
        <w:rPr>
          <w:rStyle w:val="raw-tex"/>
          <w:rFonts w:eastAsiaTheme="majorEastAsia"/>
        </w:rPr>
        <w:t xml:space="preserve">cordance </w:t>
      </w:r>
      <w:r>
        <w:rPr>
          <w:rStyle w:val="raw-tex"/>
          <w:rFonts w:eastAsiaTheme="majorEastAsia"/>
        </w:rPr>
        <w:t>with</w:t>
      </w:r>
      <w:r w:rsidR="00FA19C0">
        <w:rPr>
          <w:rStyle w:val="raw-tex"/>
          <w:rFonts w:eastAsiaTheme="majorEastAsia"/>
        </w:rPr>
        <w:t xml:space="preserve"> theories developed by</w:t>
      </w:r>
      <w:r w:rsidR="00582896">
        <w:rPr>
          <w:rStyle w:val="raw-tex"/>
          <w:rFonts w:eastAsiaTheme="majorEastAsia"/>
        </w:rPr>
        <w:t xml:space="preserve"> @dubois1935</w:t>
      </w:r>
      <w:r w:rsidR="00C10055">
        <w:rPr>
          <w:rStyle w:val="raw-tex"/>
          <w:rFonts w:eastAsiaTheme="majorEastAsia"/>
        </w:rPr>
        <w:t>,</w:t>
      </w:r>
      <w:r w:rsidR="002A7B24">
        <w:rPr>
          <w:rStyle w:val="raw-tex"/>
          <w:rFonts w:eastAsiaTheme="majorEastAsia"/>
        </w:rPr>
        <w:t xml:space="preserve"> </w:t>
      </w:r>
      <w:r w:rsidR="00C10055">
        <w:rPr>
          <w:rStyle w:val="raw-tex"/>
          <w:rFonts w:eastAsiaTheme="majorEastAsia"/>
        </w:rPr>
        <w:t>t</w:t>
      </w:r>
      <w:r w:rsidR="002A7B24">
        <w:rPr>
          <w:rStyle w:val="raw-tex"/>
          <w:rFonts w:eastAsiaTheme="majorEastAsia"/>
        </w:rPr>
        <w:t xml:space="preserve">he wages of Whiteness </w:t>
      </w:r>
      <w:r w:rsidR="00A02D5E">
        <w:rPr>
          <w:rStyle w:val="raw-tex"/>
          <w:rFonts w:eastAsiaTheme="majorEastAsia"/>
        </w:rPr>
        <w:t>serve a compensatory role in offsetting the pernicious, class-based effects of racial stratification on lo</w:t>
      </w:r>
      <w:r w:rsidR="00C10055">
        <w:rPr>
          <w:rStyle w:val="raw-tex"/>
          <w:rFonts w:eastAsiaTheme="majorEastAsia"/>
        </w:rPr>
        <w:t>wer-status</w:t>
      </w:r>
      <w:r w:rsidR="00A02D5E">
        <w:rPr>
          <w:rStyle w:val="raw-tex"/>
          <w:rFonts w:eastAsiaTheme="majorEastAsia"/>
        </w:rPr>
        <w:t xml:space="preserve"> White Americans. Zero-sum </w:t>
      </w:r>
      <w:r w:rsidR="00C10055">
        <w:rPr>
          <w:rStyle w:val="raw-tex"/>
          <w:rFonts w:eastAsiaTheme="majorEastAsia"/>
        </w:rPr>
        <w:t>expectations</w:t>
      </w:r>
      <w:r w:rsidR="00A02D5E">
        <w:rPr>
          <w:rStyle w:val="raw-tex"/>
          <w:rFonts w:eastAsiaTheme="majorEastAsia"/>
        </w:rPr>
        <w:t xml:space="preserve"> that Whites are better off in a racially stratified society</w:t>
      </w:r>
      <w:r w:rsidR="000F4648">
        <w:rPr>
          <w:rStyle w:val="raw-tex"/>
          <w:rFonts w:eastAsiaTheme="majorEastAsia"/>
        </w:rPr>
        <w:t xml:space="preserve"> and</w:t>
      </w:r>
      <w:r w:rsidR="00A02D5E">
        <w:rPr>
          <w:rStyle w:val="raw-tex"/>
          <w:rFonts w:eastAsiaTheme="majorEastAsia"/>
        </w:rPr>
        <w:t xml:space="preserve"> </w:t>
      </w:r>
      <w:r w:rsidR="000F4648">
        <w:rPr>
          <w:rStyle w:val="raw-tex"/>
          <w:rFonts w:eastAsiaTheme="majorEastAsia"/>
        </w:rPr>
        <w:t>desegregation equates to White disadvantage</w:t>
      </w:r>
      <w:r w:rsidR="00A02D5E">
        <w:rPr>
          <w:rStyle w:val="raw-tex"/>
          <w:rFonts w:eastAsiaTheme="majorEastAsia"/>
        </w:rPr>
        <w:t xml:space="preserve"> </w:t>
      </w:r>
      <w:r w:rsidR="000F4648">
        <w:rPr>
          <w:rStyle w:val="raw-tex"/>
          <w:rFonts w:eastAsiaTheme="majorEastAsia"/>
        </w:rPr>
        <w:t xml:space="preserve">are symbolic mechanisms to offset the harmful effects of racial segregation on low-status Whites by virtue of their class </w:t>
      </w:r>
      <w:r w:rsidR="000F4648">
        <w:rPr>
          <w:rStyle w:val="raw-tex"/>
          <w:rFonts w:eastAsiaTheme="majorEastAsia"/>
        </w:rPr>
        <w:lastRenderedPageBreak/>
        <w:t>position</w:t>
      </w:r>
      <w:r w:rsidR="005F78DE">
        <w:rPr>
          <w:rStyle w:val="raw-tex"/>
          <w:rFonts w:eastAsiaTheme="majorEastAsia"/>
        </w:rPr>
        <w:t>.</w:t>
      </w:r>
      <w:r w:rsidR="00A02D5E">
        <w:rPr>
          <w:rStyle w:val="raw-tex"/>
          <w:rFonts w:eastAsiaTheme="majorEastAsia"/>
        </w:rPr>
        <w:t xml:space="preserve"> </w:t>
      </w:r>
      <w:r w:rsidR="000F4648">
        <w:rPr>
          <w:rStyle w:val="raw-tex"/>
          <w:rFonts w:eastAsiaTheme="majorEastAsia"/>
        </w:rPr>
        <w:t>The unequal</w:t>
      </w:r>
      <w:r w:rsidR="0009597C">
        <w:rPr>
          <w:rStyle w:val="raw-tex"/>
          <w:rFonts w:eastAsiaTheme="majorEastAsia"/>
        </w:rPr>
        <w:t xml:space="preserve"> </w:t>
      </w:r>
      <w:r w:rsidR="000F4648">
        <w:rPr>
          <w:rStyle w:val="raw-tex"/>
          <w:rFonts w:eastAsiaTheme="majorEastAsia"/>
        </w:rPr>
        <w:t>effects of segregation by educational status show that only highly educated Whites benefit while less educated Whites do not</w:t>
      </w:r>
      <w:r w:rsidR="00AC233B">
        <w:rPr>
          <w:rStyle w:val="raw-tex"/>
          <w:rFonts w:eastAsiaTheme="majorEastAsia"/>
        </w:rPr>
        <w:t xml:space="preserve">. Moreover, </w:t>
      </w:r>
      <w:r w:rsidR="000F4648">
        <w:rPr>
          <w:rStyle w:val="raw-tex"/>
          <w:rFonts w:eastAsiaTheme="majorEastAsia"/>
        </w:rPr>
        <w:t>concordant with</w:t>
      </w:r>
      <w:r w:rsidR="00AC233B">
        <w:rPr>
          <w:rStyle w:val="raw-tex"/>
          <w:rFonts w:eastAsiaTheme="majorEastAsia"/>
        </w:rPr>
        <w:t xml:space="preserve"> historical record, these results </w:t>
      </w:r>
      <w:r w:rsidR="000F4648">
        <w:rPr>
          <w:rStyle w:val="raw-tex"/>
          <w:rFonts w:eastAsiaTheme="majorEastAsia"/>
        </w:rPr>
        <w:t xml:space="preserve">demonstrate </w:t>
      </w:r>
      <w:r w:rsidR="00AC233B">
        <w:rPr>
          <w:rStyle w:val="raw-tex"/>
          <w:rFonts w:eastAsiaTheme="majorEastAsia"/>
        </w:rPr>
        <w:t>th</w:t>
      </w:r>
      <w:r w:rsidR="00300892">
        <w:rPr>
          <w:rStyle w:val="raw-tex"/>
          <w:rFonts w:eastAsiaTheme="majorEastAsia"/>
        </w:rPr>
        <w:t xml:space="preserve">at the </w:t>
      </w:r>
      <w:r w:rsidR="00AC233B">
        <w:rPr>
          <w:rStyle w:val="raw-tex"/>
          <w:rFonts w:eastAsiaTheme="majorEastAsia"/>
        </w:rPr>
        <w:t xml:space="preserve">educational and social class </w:t>
      </w:r>
      <w:r w:rsidR="000F4648">
        <w:rPr>
          <w:rStyle w:val="raw-tex"/>
          <w:rFonts w:eastAsiaTheme="majorEastAsia"/>
        </w:rPr>
        <w:t>dimensions</w:t>
      </w:r>
      <w:r w:rsidR="00AC233B">
        <w:rPr>
          <w:rStyle w:val="raw-tex"/>
          <w:rFonts w:eastAsiaTheme="majorEastAsia"/>
        </w:rPr>
        <w:t xml:space="preserve"> of processes of racial stratification</w:t>
      </w:r>
      <w:r w:rsidR="00300892">
        <w:rPr>
          <w:rStyle w:val="raw-tex"/>
          <w:rFonts w:eastAsiaTheme="majorEastAsia"/>
        </w:rPr>
        <w:t xml:space="preserve"> affect Whites</w:t>
      </w:r>
      <w:r w:rsidR="00AC233B">
        <w:rPr>
          <w:rStyle w:val="raw-tex"/>
          <w:rFonts w:eastAsiaTheme="majorEastAsia"/>
        </w:rPr>
        <w:t xml:space="preserve">. Like earlier efforts to disenfranchise Black Americans under Jim Crow, these efforts </w:t>
      </w:r>
      <w:r w:rsidR="003625CC">
        <w:rPr>
          <w:rStyle w:val="raw-tex"/>
          <w:rFonts w:eastAsiaTheme="majorEastAsia"/>
        </w:rPr>
        <w:t>carry significant</w:t>
      </w:r>
      <w:r w:rsidR="00AC233B">
        <w:rPr>
          <w:rStyle w:val="raw-tex"/>
          <w:rFonts w:eastAsiaTheme="majorEastAsia"/>
        </w:rPr>
        <w:t xml:space="preserve"> scope for class-</w:t>
      </w:r>
      <w:r w:rsidR="003625CC">
        <w:rPr>
          <w:rStyle w:val="raw-tex"/>
          <w:rFonts w:eastAsiaTheme="majorEastAsia"/>
        </w:rPr>
        <w:t>based</w:t>
      </w:r>
      <w:r w:rsidR="00AC233B">
        <w:rPr>
          <w:rStyle w:val="raw-tex"/>
          <w:rFonts w:eastAsiaTheme="majorEastAsia"/>
        </w:rPr>
        <w:t xml:space="preserve"> inequalities that transcend race. </w:t>
      </w:r>
      <w:r w:rsidR="005B16D2">
        <w:rPr>
          <w:rStyle w:val="raw-tex"/>
          <w:rFonts w:eastAsiaTheme="majorEastAsia"/>
        </w:rPr>
        <w:t>The class-specific consequences of segregation</w:t>
      </w:r>
      <w:r w:rsidR="00AC233B">
        <w:rPr>
          <w:rStyle w:val="raw-tex"/>
          <w:rFonts w:eastAsiaTheme="majorEastAsia"/>
        </w:rPr>
        <w:t xml:space="preserve"> highlight that in addition to </w:t>
      </w:r>
      <w:r w:rsidR="005B16D2">
        <w:rPr>
          <w:rStyle w:val="raw-tex"/>
          <w:rFonts w:eastAsiaTheme="majorEastAsia"/>
        </w:rPr>
        <w:t>reductions in</w:t>
      </w:r>
      <w:r w:rsidR="00AC233B">
        <w:rPr>
          <w:rStyle w:val="raw-tex"/>
          <w:rFonts w:eastAsiaTheme="majorEastAsia"/>
        </w:rPr>
        <w:t xml:space="preserve"> Black and White longevity overall, </w:t>
      </w:r>
      <w:r w:rsidR="005B16D2">
        <w:rPr>
          <w:rStyle w:val="raw-tex"/>
          <w:rFonts w:eastAsiaTheme="majorEastAsia"/>
        </w:rPr>
        <w:t xml:space="preserve">Whites with greater education </w:t>
      </w:r>
      <w:r w:rsidR="00AC233B">
        <w:rPr>
          <w:rStyle w:val="raw-tex"/>
          <w:rFonts w:eastAsiaTheme="majorEastAsia"/>
        </w:rPr>
        <w:t>are better off</w:t>
      </w:r>
      <w:r w:rsidR="005B16D2">
        <w:rPr>
          <w:rStyle w:val="raw-tex"/>
          <w:rFonts w:eastAsiaTheme="majorEastAsia"/>
        </w:rPr>
        <w:t xml:space="preserve"> </w:t>
      </w:r>
      <w:r w:rsidR="006E1464">
        <w:rPr>
          <w:rStyle w:val="raw-tex"/>
          <w:rFonts w:eastAsiaTheme="majorEastAsia"/>
        </w:rPr>
        <w:t>and, in some cases,</w:t>
      </w:r>
      <w:r w:rsidR="005B16D2">
        <w:rPr>
          <w:rStyle w:val="raw-tex"/>
          <w:rFonts w:eastAsiaTheme="majorEastAsia"/>
        </w:rPr>
        <w:t xml:space="preserve"> explicitly benefit from racial segregation</w:t>
      </w:r>
      <w:r w:rsidR="00AC233B">
        <w:rPr>
          <w:rStyle w:val="raw-tex"/>
          <w:rFonts w:eastAsiaTheme="majorEastAsia"/>
        </w:rPr>
        <w:t>.</w:t>
      </w:r>
      <w:r w:rsidR="006E1464">
        <w:rPr>
          <w:rStyle w:val="raw-tex"/>
          <w:rFonts w:eastAsiaTheme="majorEastAsia"/>
        </w:rPr>
        <w:t xml:space="preserve"> </w:t>
      </w:r>
    </w:p>
    <w:p w14:paraId="7A3E91BA" w14:textId="649BFE8E" w:rsidR="00D91355" w:rsidRPr="00D91355" w:rsidRDefault="00D91355" w:rsidP="00D91355">
      <w:pPr>
        <w:pStyle w:val="NormalWeb"/>
        <w:spacing w:before="0" w:beforeAutospacing="0" w:after="0" w:afterAutospacing="0" w:line="480" w:lineRule="auto"/>
        <w:rPr>
          <w:rStyle w:val="raw-tex"/>
          <w:rFonts w:eastAsiaTheme="majorEastAsia"/>
          <w:b/>
          <w:bCs/>
          <w:rPrChange w:id="174" w:author="Thelonious Goerz" w:date="2025-10-30T17:44:00Z" w16du:dateUtc="2025-10-30T21:44:00Z">
            <w:rPr>
              <w:rStyle w:val="raw-tex"/>
              <w:rFonts w:eastAsiaTheme="majorEastAsia"/>
            </w:rPr>
          </w:rPrChange>
        </w:rPr>
        <w:pPrChange w:id="175" w:author="Thelonious Goerz" w:date="2025-10-30T17:44:00Z" w16du:dateUtc="2025-10-30T21:44:00Z">
          <w:pPr>
            <w:pStyle w:val="NormalWeb"/>
            <w:spacing w:before="0" w:beforeAutospacing="0" w:after="0" w:afterAutospacing="0" w:line="480" w:lineRule="auto"/>
            <w:ind w:firstLine="720"/>
          </w:pPr>
        </w:pPrChange>
      </w:pPr>
      <w:ins w:id="176" w:author="Thelonious Goerz" w:date="2025-10-30T17:44:00Z" w16du:dateUtc="2025-10-30T21:44:00Z">
        <w:r>
          <w:rPr>
            <w:rStyle w:val="raw-tex"/>
            <w:rFonts w:eastAsiaTheme="majorEastAsia"/>
            <w:b/>
            <w:bCs/>
          </w:rPr>
          <w:t>Conc</w:t>
        </w:r>
      </w:ins>
    </w:p>
    <w:p w14:paraId="1EB469C9" w14:textId="55356AEA" w:rsidR="00737A7F" w:rsidRPr="00032308" w:rsidRDefault="00A80F1C" w:rsidP="00E55B2F">
      <w:pPr>
        <w:spacing w:line="480" w:lineRule="auto"/>
        <w:ind w:firstLine="720"/>
        <w:rPr>
          <w:rFonts w:ascii="Times New Roman" w:hAnsi="Times New Roman" w:cs="Times New Roman"/>
        </w:rPr>
      </w:pPr>
      <w:r w:rsidRPr="00A80F1C">
        <w:rPr>
          <w:rFonts w:ascii="Times New Roman" w:hAnsi="Times New Roman" w:cs="Times New Roman"/>
        </w:rPr>
        <w:t xml:space="preserve">If there is one takeaway from this paper, it is that </w:t>
      </w:r>
      <w:r w:rsidR="00D17A6C">
        <w:rPr>
          <w:rFonts w:ascii="Times New Roman" w:hAnsi="Times New Roman" w:cs="Times New Roman"/>
        </w:rPr>
        <w:t xml:space="preserve">the </w:t>
      </w:r>
      <w:r w:rsidR="00602568">
        <w:rPr>
          <w:rFonts w:ascii="Times New Roman" w:hAnsi="Times New Roman" w:cs="Times New Roman"/>
        </w:rPr>
        <w:t>processes</w:t>
      </w:r>
      <w:r w:rsidR="00D17A6C">
        <w:rPr>
          <w:rFonts w:ascii="Times New Roman" w:hAnsi="Times New Roman" w:cs="Times New Roman"/>
        </w:rPr>
        <w:t xml:space="preserve"> of </w:t>
      </w:r>
      <w:r w:rsidRPr="00A80F1C">
        <w:rPr>
          <w:rFonts w:ascii="Times New Roman" w:hAnsi="Times New Roman" w:cs="Times New Roman"/>
        </w:rPr>
        <w:t>racial stratification have meaningful consequences for both Black and White Americans. In the context of historically fraught Black–White relations in the United States, a major barrier to desegregation remains Whites’ persistent resistance to racial integration. A central component of this resistance is the misinformed belief that racial segregation necessarily advantages Whites. Although zero-sum understandings of racial inequality are widespread, this study shows that segregation benefits only the most highly educated White</w:t>
      </w:r>
      <w:r w:rsidR="00602568">
        <w:rPr>
          <w:rFonts w:ascii="Times New Roman" w:hAnsi="Times New Roman" w:cs="Times New Roman"/>
        </w:rPr>
        <w:t>s</w:t>
      </w:r>
      <w:r w:rsidR="00103C7D">
        <w:rPr>
          <w:rFonts w:ascii="Times New Roman" w:hAnsi="Times New Roman" w:cs="Times New Roman"/>
        </w:rPr>
        <w:t xml:space="preserve">, </w:t>
      </w:r>
      <w:r w:rsidRPr="00A80F1C">
        <w:rPr>
          <w:rFonts w:ascii="Times New Roman" w:hAnsi="Times New Roman" w:cs="Times New Roman"/>
        </w:rPr>
        <w:t>and even those advantages a</w:t>
      </w:r>
      <w:r w:rsidR="00FF33D3">
        <w:rPr>
          <w:rFonts w:ascii="Times New Roman" w:hAnsi="Times New Roman" w:cs="Times New Roman"/>
        </w:rPr>
        <w:t>re small</w:t>
      </w:r>
      <w:r w:rsidRPr="00A80F1C">
        <w:rPr>
          <w:rFonts w:ascii="Times New Roman" w:hAnsi="Times New Roman" w:cs="Times New Roman"/>
        </w:rPr>
        <w:t xml:space="preserve">. </w:t>
      </w:r>
      <w:r w:rsidR="00FF33D3">
        <w:rPr>
          <w:rFonts w:ascii="Times New Roman" w:hAnsi="Times New Roman" w:cs="Times New Roman"/>
        </w:rPr>
        <w:t xml:space="preserve">For </w:t>
      </w:r>
      <w:proofErr w:type="gramStart"/>
      <w:r w:rsidR="00FF33D3">
        <w:rPr>
          <w:rFonts w:ascii="Times New Roman" w:hAnsi="Times New Roman" w:cs="Times New Roman"/>
        </w:rPr>
        <w:t xml:space="preserve">the </w:t>
      </w:r>
      <w:r w:rsidR="00C31174">
        <w:rPr>
          <w:rFonts w:ascii="Times New Roman" w:hAnsi="Times New Roman" w:cs="Times New Roman"/>
        </w:rPr>
        <w:t xml:space="preserve">vast </w:t>
      </w:r>
      <w:r w:rsidR="00FF33D3">
        <w:rPr>
          <w:rFonts w:ascii="Times New Roman" w:hAnsi="Times New Roman" w:cs="Times New Roman"/>
        </w:rPr>
        <w:t>majority of</w:t>
      </w:r>
      <w:proofErr w:type="gramEnd"/>
      <w:r w:rsidR="00FF33D3">
        <w:rPr>
          <w:rFonts w:ascii="Times New Roman" w:hAnsi="Times New Roman" w:cs="Times New Roman"/>
        </w:rPr>
        <w:t xml:space="preserve"> Whites, segregation negatively affects life chances by reducing longevity.</w:t>
      </w:r>
      <w:r w:rsidR="00543279">
        <w:rPr>
          <w:rFonts w:ascii="Times New Roman" w:hAnsi="Times New Roman" w:cs="Times New Roman"/>
        </w:rPr>
        <w:t xml:space="preserve"> Crucially</w:t>
      </w:r>
      <w:r w:rsidRPr="00A80F1C">
        <w:rPr>
          <w:rFonts w:ascii="Times New Roman" w:hAnsi="Times New Roman" w:cs="Times New Roman"/>
        </w:rPr>
        <w:t>, th</w:t>
      </w:r>
      <w:r w:rsidR="00543279">
        <w:rPr>
          <w:rFonts w:ascii="Times New Roman" w:hAnsi="Times New Roman" w:cs="Times New Roman"/>
        </w:rPr>
        <w:t>is paper demonstrates that</w:t>
      </w:r>
      <w:r w:rsidRPr="00A80F1C">
        <w:rPr>
          <w:rFonts w:ascii="Times New Roman" w:hAnsi="Times New Roman" w:cs="Times New Roman"/>
        </w:rPr>
        <w:t xml:space="preserve"> processes of racial stratification are also fundamentally processes of class stratification. In line with </w:t>
      </w:r>
      <w:r>
        <w:rPr>
          <w:rFonts w:ascii="Times New Roman" w:hAnsi="Times New Roman" w:cs="Times New Roman"/>
        </w:rPr>
        <w:t>@dubois1935</w:t>
      </w:r>
      <w:r w:rsidR="00A95C67">
        <w:rPr>
          <w:rFonts w:ascii="Times New Roman" w:hAnsi="Times New Roman" w:cs="Times New Roman"/>
        </w:rPr>
        <w:t>,</w:t>
      </w:r>
      <w:r w:rsidRPr="00A80F1C">
        <w:rPr>
          <w:rFonts w:ascii="Times New Roman" w:hAnsi="Times New Roman" w:cs="Times New Roman"/>
        </w:rPr>
        <w:t xml:space="preserve"> evidence of segregation’s biracial consequences lends credence to the </w:t>
      </w:r>
      <w:r w:rsidR="00A212CA">
        <w:rPr>
          <w:rFonts w:ascii="Times New Roman" w:hAnsi="Times New Roman" w:cs="Times New Roman"/>
        </w:rPr>
        <w:t>view that casting</w:t>
      </w:r>
      <w:r w:rsidRPr="00A80F1C">
        <w:rPr>
          <w:rFonts w:ascii="Times New Roman" w:hAnsi="Times New Roman" w:cs="Times New Roman"/>
        </w:rPr>
        <w:t xml:space="preserve"> Whites as unequivocal beneficiaries of segregation obscure its class-based harms</w:t>
      </w:r>
      <w:r w:rsidR="00602568">
        <w:rPr>
          <w:rFonts w:ascii="Times New Roman" w:hAnsi="Times New Roman" w:cs="Times New Roman"/>
        </w:rPr>
        <w:t xml:space="preserve"> which has implications for organizing and collective action rooted in shared circumstance</w:t>
      </w:r>
      <w:r w:rsidR="00346617">
        <w:rPr>
          <w:rFonts w:ascii="Times New Roman" w:hAnsi="Times New Roman" w:cs="Times New Roman"/>
        </w:rPr>
        <w:t>s</w:t>
      </w:r>
      <w:r w:rsidRPr="00A80F1C">
        <w:rPr>
          <w:rFonts w:ascii="Times New Roman" w:hAnsi="Times New Roman" w:cs="Times New Roman"/>
        </w:rPr>
        <w:t xml:space="preserve">. Consistent with prior scholarship, the findings suggest that policies </w:t>
      </w:r>
      <w:r w:rsidRPr="00A80F1C">
        <w:rPr>
          <w:rFonts w:ascii="Times New Roman" w:hAnsi="Times New Roman" w:cs="Times New Roman"/>
        </w:rPr>
        <w:lastRenderedPageBreak/>
        <w:t>promoting racial integration could improve health and life chances for both groups while narrowing Black–White disparities.</w:t>
      </w:r>
    </w:p>
    <w:sectPr w:rsidR="00737A7F" w:rsidRPr="00032308" w:rsidSect="002206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Matthew Hall" w:date="2025-10-29T14:02:00Z" w:initials="MH">
    <w:p w14:paraId="7C4AC952" w14:textId="77777777" w:rsidR="00E3144D" w:rsidRDefault="00E3144D" w:rsidP="00E3144D">
      <w:pPr>
        <w:pStyle w:val="CommentText"/>
      </w:pPr>
      <w:r>
        <w:rPr>
          <w:rStyle w:val="CommentReference"/>
        </w:rPr>
        <w:annotationRef/>
      </w:r>
      <w:r>
        <w:t>I would frame this in terms of less-educated whites, given your next sentence.</w:t>
      </w:r>
    </w:p>
  </w:comment>
  <w:comment w:id="51" w:author="Matthew Hall" w:date="2025-10-29T14:04:00Z" w:initials="MH">
    <w:p w14:paraId="4B821105" w14:textId="77777777" w:rsidR="00E3144D" w:rsidRDefault="00E3144D" w:rsidP="00E3144D">
      <w:pPr>
        <w:pStyle w:val="CommentText"/>
      </w:pPr>
      <w:r>
        <w:rPr>
          <w:rStyle w:val="CommentReference"/>
        </w:rPr>
        <w:annotationRef/>
      </w:r>
      <w:r>
        <w:t xml:space="preserve">Try to rewrite this </w:t>
      </w:r>
    </w:p>
  </w:comment>
  <w:comment w:id="57" w:author="Matthew Hall" w:date="2025-10-29T14:05:00Z" w:initials="MH">
    <w:p w14:paraId="02176497" w14:textId="77777777" w:rsidR="00A765BB" w:rsidRDefault="00A765BB" w:rsidP="00A765BB">
      <w:pPr>
        <w:pStyle w:val="CommentText"/>
      </w:pPr>
      <w:r>
        <w:rPr>
          <w:rStyle w:val="CommentReference"/>
        </w:rPr>
        <w:annotationRef/>
      </w:r>
      <w:r>
        <w:t>“(e.g., …”</w:t>
      </w:r>
    </w:p>
  </w:comment>
  <w:comment w:id="58" w:author="Matthew Hall" w:date="2025-10-29T14:05:00Z" w:initials="MH">
    <w:p w14:paraId="1EA5850F" w14:textId="7FE7BFCB" w:rsidR="00E3144D" w:rsidRDefault="00E3144D" w:rsidP="00E3144D">
      <w:pPr>
        <w:pStyle w:val="CommentText"/>
      </w:pPr>
      <w:r>
        <w:rPr>
          <w:rStyle w:val="CommentReference"/>
        </w:rPr>
        <w:annotationRef/>
      </w:r>
      <w:r>
        <w:t>Is it the relationships or the outcomes?</w:t>
      </w:r>
    </w:p>
  </w:comment>
  <w:comment w:id="63" w:author="Matthew Hall" w:date="2025-10-29T14:16:00Z" w:initials="MH">
    <w:p w14:paraId="576DDA55" w14:textId="77777777" w:rsidR="00A765BB" w:rsidRDefault="00A765BB" w:rsidP="00A765BB">
      <w:pPr>
        <w:pStyle w:val="CommentText"/>
      </w:pPr>
      <w:r>
        <w:rPr>
          <w:rStyle w:val="CommentReference"/>
        </w:rPr>
        <w:annotationRef/>
      </w:r>
      <w:r>
        <w:t>Might work better to mention this as an exception to the micro-level arguments, before describing the macro-level ones</w:t>
      </w:r>
    </w:p>
  </w:comment>
  <w:comment w:id="64" w:author="Matthew Hall" w:date="2025-10-29T14:16:00Z" w:initials="MH">
    <w:p w14:paraId="571853A9" w14:textId="77777777" w:rsidR="00877828" w:rsidRDefault="00877828" w:rsidP="00877828">
      <w:pPr>
        <w:pStyle w:val="CommentText"/>
      </w:pPr>
      <w:r>
        <w:rPr>
          <w:rStyle w:val="CommentReference"/>
        </w:rPr>
        <w:annotationRef/>
      </w:r>
      <w:r>
        <w:t>Be more explicit on why it is unclear, given the research you cite</w:t>
      </w:r>
    </w:p>
  </w:comment>
  <w:comment w:id="72" w:author="Matthew Hall" w:date="2025-10-29T14:19:00Z" w:initials="MH">
    <w:p w14:paraId="5E732C66" w14:textId="77777777" w:rsidR="00877828" w:rsidRDefault="00877828" w:rsidP="00877828">
      <w:pPr>
        <w:pStyle w:val="CommentText"/>
      </w:pPr>
      <w:r>
        <w:rPr>
          <w:rStyle w:val="CommentReference"/>
        </w:rPr>
        <w:annotationRef/>
      </w:r>
      <w:r>
        <w:t>Say a little more here so that readers feel semi-convinced of your approach</w:t>
      </w:r>
    </w:p>
  </w:comment>
  <w:comment w:id="74" w:author="Matthew Hall" w:date="2025-10-29T14:21:00Z" w:initials="MH">
    <w:p w14:paraId="4C7A603E" w14:textId="77777777" w:rsidR="00877828" w:rsidRDefault="00877828" w:rsidP="00877828">
      <w:pPr>
        <w:pStyle w:val="CommentText"/>
      </w:pPr>
      <w:r>
        <w:rPr>
          <w:rStyle w:val="CommentReference"/>
        </w:rPr>
        <w:annotationRef/>
      </w:r>
      <w:r>
        <w:t>Might be helpful to put these in percentage terms (i.e., percent of estimated life expectancy at birth)</w:t>
      </w:r>
    </w:p>
  </w:comment>
  <w:comment w:id="79" w:author="Matthew Hall" w:date="2025-10-29T14:20:00Z" w:initials="MH">
    <w:p w14:paraId="5BCE8415" w14:textId="093C1959" w:rsidR="00877828" w:rsidRDefault="00877828" w:rsidP="00877828">
      <w:pPr>
        <w:pStyle w:val="CommentText"/>
      </w:pPr>
      <w:r>
        <w:rPr>
          <w:rStyle w:val="CommentReference"/>
        </w:rPr>
        <w:annotationRef/>
      </w:r>
      <w:r>
        <w:t>The effects are small - so don’t overstate</w:t>
      </w:r>
    </w:p>
  </w:comment>
  <w:comment w:id="111" w:author="Matthew Hall" w:date="2025-10-29T14:39:00Z" w:initials="MH">
    <w:p w14:paraId="573BBE9B" w14:textId="77777777" w:rsidR="00922D42" w:rsidRDefault="00922D42" w:rsidP="00922D42">
      <w:pPr>
        <w:pStyle w:val="CommentText"/>
      </w:pPr>
      <w:r>
        <w:rPr>
          <w:rStyle w:val="CommentReference"/>
        </w:rPr>
        <w:annotationRef/>
      </w:r>
      <w:r>
        <w:t>For this point, better off using the most recent data point</w:t>
      </w:r>
    </w:p>
  </w:comment>
  <w:comment w:id="135" w:author="Matthew Hall" w:date="2025-10-29T14:42:00Z" w:initials="MH">
    <w:p w14:paraId="72C65B1D" w14:textId="77777777" w:rsidR="00922D42" w:rsidRDefault="00922D42" w:rsidP="00922D42">
      <w:pPr>
        <w:pStyle w:val="CommentText"/>
      </w:pPr>
      <w:r>
        <w:rPr>
          <w:rStyle w:val="CommentReference"/>
        </w:rPr>
        <w:annotationRef/>
      </w:r>
      <w:r>
        <w:t>Again, relationship or outcome?</w:t>
      </w:r>
    </w:p>
  </w:comment>
  <w:comment w:id="137" w:author="Matthew Hall" w:date="2025-10-29T14:44:00Z" w:initials="MH">
    <w:p w14:paraId="1C8A881C" w14:textId="77777777" w:rsidR="00922D42" w:rsidRDefault="00922D42" w:rsidP="00922D42">
      <w:pPr>
        <w:pStyle w:val="CommentText"/>
      </w:pPr>
      <w:r>
        <w:rPr>
          <w:rStyle w:val="CommentReference"/>
        </w:rPr>
        <w:annotationRef/>
      </w:r>
      <w:r>
        <w:t>This discussion still seems focused on the focal (non spillover) effects, which is the purpose of this paragraph</w:t>
      </w:r>
    </w:p>
  </w:comment>
  <w:comment w:id="139" w:author="Matthew Hall" w:date="2025-10-29T14:45:00Z" w:initials="MH">
    <w:p w14:paraId="17D8A5A1" w14:textId="77777777" w:rsidR="00922D42" w:rsidRDefault="00922D42" w:rsidP="00922D42">
      <w:pPr>
        <w:pStyle w:val="CommentText"/>
      </w:pPr>
      <w:r>
        <w:rPr>
          <w:rStyle w:val="CommentReference"/>
        </w:rPr>
        <w:annotationRef/>
      </w:r>
      <w:r>
        <w:t>Same thing here</w:t>
      </w:r>
    </w:p>
  </w:comment>
  <w:comment w:id="140" w:author="Matthew Hall" w:date="2025-10-29T14:47:00Z" w:initials="MH">
    <w:p w14:paraId="112C1622" w14:textId="77777777" w:rsidR="00B827BC" w:rsidRDefault="00B827BC" w:rsidP="00B827BC">
      <w:pPr>
        <w:pStyle w:val="CommentText"/>
      </w:pPr>
      <w:r>
        <w:rPr>
          <w:rStyle w:val="CommentReference"/>
        </w:rPr>
        <w:annotationRef/>
      </w:r>
      <w:r>
        <w:t>This is good, but is a slightly different argument and is focused again on the residential neighborhoods. I’d suggest discussing this before making the arguments about the spatial spillovers</w:t>
      </w:r>
    </w:p>
  </w:comment>
  <w:comment w:id="141" w:author="Matthew Hall" w:date="2025-10-29T14:53:00Z" w:initials="MH">
    <w:p w14:paraId="07296BDD" w14:textId="77777777" w:rsidR="00B827BC" w:rsidRDefault="00B827BC" w:rsidP="00B827BC">
      <w:pPr>
        <w:pStyle w:val="CommentText"/>
      </w:pPr>
      <w:r>
        <w:rPr>
          <w:rStyle w:val="CommentReference"/>
        </w:rPr>
        <w:annotationRef/>
      </w:r>
      <w:r>
        <w:t>Might retitle this section “Macro Level Outcomes” or something to be consitent with how you structured the earlier section</w:t>
      </w:r>
    </w:p>
  </w:comment>
  <w:comment w:id="142" w:author="Matthew Hall" w:date="2025-10-29T14:53:00Z" w:initials="MH">
    <w:p w14:paraId="074F98FF" w14:textId="77777777" w:rsidR="00B827BC" w:rsidRDefault="00B827BC" w:rsidP="00B827BC">
      <w:pPr>
        <w:pStyle w:val="CommentText"/>
      </w:pPr>
      <w:r>
        <w:rPr>
          <w:rStyle w:val="CommentReference"/>
        </w:rPr>
        <w:annotationRef/>
      </w:r>
      <w:r>
        <w:t>Not necessarily county, just broader macro level ones</w:t>
      </w:r>
    </w:p>
  </w:comment>
  <w:comment w:id="143" w:author="Matthew Hall" w:date="2025-10-29T14:58:00Z" w:initials="MH">
    <w:p w14:paraId="3C6209F9" w14:textId="77777777" w:rsidR="0083167F" w:rsidRDefault="0083167F" w:rsidP="0083167F">
      <w:pPr>
        <w:pStyle w:val="CommentText"/>
      </w:pPr>
      <w:r>
        <w:rPr>
          <w:rStyle w:val="CommentReference"/>
        </w:rPr>
        <w:annotationRef/>
      </w:r>
      <w:r>
        <w:t>Not a great example, since not really an “individual” level outcome</w:t>
      </w:r>
    </w:p>
  </w:comment>
  <w:comment w:id="144" w:author="Thelonious Goerz" w:date="2025-10-29T16:22:00Z" w:initials="TG">
    <w:p w14:paraId="75A8611C" w14:textId="77777777" w:rsidR="005958B4" w:rsidRDefault="005958B4" w:rsidP="005958B4">
      <w:r>
        <w:rPr>
          <w:rStyle w:val="CommentReference"/>
        </w:rPr>
        <w:annotationRef/>
      </w:r>
      <w:r>
        <w:rPr>
          <w:sz w:val="20"/>
          <w:szCs w:val="20"/>
        </w:rPr>
        <w:t xml:space="preserve">Change to economic mobility -- clrify measure that it is intra-generation </w:t>
      </w:r>
    </w:p>
  </w:comment>
  <w:comment w:id="145" w:author="Thelonious Goerz" w:date="2025-10-29T16:23:00Z" w:initials="TG">
    <w:p w14:paraId="262C9181" w14:textId="77777777" w:rsidR="005958B4" w:rsidRDefault="005958B4" w:rsidP="005958B4">
      <w:r>
        <w:rPr>
          <w:rStyle w:val="CommentReference"/>
        </w:rPr>
        <w:annotationRef/>
      </w:r>
      <w:r>
        <w:rPr>
          <w:sz w:val="20"/>
          <w:szCs w:val="20"/>
        </w:rPr>
        <w:t>upward mobility</w:t>
      </w:r>
    </w:p>
  </w:comment>
  <w:comment w:id="158" w:author="Matthew Hall" w:date="2025-10-29T15:03:00Z" w:initials="MH">
    <w:p w14:paraId="05B90B4B" w14:textId="1FD40E8F" w:rsidR="0083167F" w:rsidRDefault="0083167F" w:rsidP="0083167F">
      <w:pPr>
        <w:pStyle w:val="CommentText"/>
      </w:pPr>
      <w:r>
        <w:rPr>
          <w:rStyle w:val="CommentReference"/>
        </w:rPr>
        <w:annotationRef/>
      </w:r>
      <w:r>
        <w:t>This seems like a different finding</w:t>
      </w:r>
    </w:p>
  </w:comment>
  <w:comment w:id="159" w:author="Matthew Hall" w:date="2025-10-29T15:05:00Z" w:initials="MH">
    <w:p w14:paraId="78E0EEB6" w14:textId="77777777" w:rsidR="0083167F" w:rsidRDefault="0083167F" w:rsidP="0083167F">
      <w:pPr>
        <w:pStyle w:val="CommentText"/>
      </w:pPr>
      <w:r>
        <w:rPr>
          <w:rStyle w:val="CommentReference"/>
        </w:rPr>
        <w:annotationRef/>
      </w:r>
      <w:r>
        <w:t>It would be good to be more explicit about whether this past work has attempted to resolve the methodological issues</w:t>
      </w:r>
    </w:p>
  </w:comment>
  <w:comment w:id="160" w:author="Matthew Hall" w:date="2025-10-29T15:04:00Z" w:initials="MH">
    <w:p w14:paraId="231C8A71" w14:textId="304ADA07" w:rsidR="0083167F" w:rsidRDefault="0083167F" w:rsidP="0083167F">
      <w:pPr>
        <w:pStyle w:val="CommentText"/>
      </w:pPr>
      <w:r>
        <w:rPr>
          <w:rStyle w:val="CommentReference"/>
        </w:rPr>
        <w:annotationRef/>
      </w:r>
      <w:r>
        <w:t>Not sure this is needed</w:t>
      </w:r>
    </w:p>
  </w:comment>
  <w:comment w:id="170" w:author="Matthew Hall" w:date="2025-10-29T15:08:00Z" w:initials="MH">
    <w:p w14:paraId="028E8D3B" w14:textId="77777777" w:rsidR="00A77436" w:rsidRDefault="00A77436" w:rsidP="00A77436">
      <w:pPr>
        <w:pStyle w:val="CommentText"/>
      </w:pPr>
      <w:r>
        <w:rPr>
          <w:rStyle w:val="CommentReference"/>
        </w:rPr>
        <w:annotationRef/>
      </w:r>
      <w:r>
        <w:t>Drop the quote and paraphrase the argument in your own words</w:t>
      </w:r>
    </w:p>
  </w:comment>
  <w:comment w:id="171" w:author="Matthew Hall" w:date="2025-10-29T15:12:00Z" w:initials="MH">
    <w:p w14:paraId="4A869766" w14:textId="77777777" w:rsidR="00A77436" w:rsidRDefault="00A77436" w:rsidP="00A77436">
      <w:pPr>
        <w:pStyle w:val="CommentText"/>
      </w:pPr>
      <w:r>
        <w:rPr>
          <w:rStyle w:val="CommentReference"/>
        </w:rPr>
        <w:annotationRef/>
      </w:r>
      <w:r>
        <w:t>Use stronger language, espercially in the conclusion</w:t>
      </w:r>
    </w:p>
  </w:comment>
  <w:comment w:id="172" w:author="Matthew Hall" w:date="2025-10-29T15:13:00Z" w:initials="MH">
    <w:p w14:paraId="3A58F849" w14:textId="77777777" w:rsidR="00A77436" w:rsidRDefault="00A77436" w:rsidP="00A77436">
      <w:pPr>
        <w:pStyle w:val="CommentText"/>
      </w:pPr>
      <w:r>
        <w:rPr>
          <w:rStyle w:val="CommentReference"/>
        </w:rPr>
        <w:annotationRef/>
      </w:r>
      <w:r>
        <w:t>Table 5 seems to contradict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4AC952" w15:done="0"/>
  <w15:commentEx w15:paraId="4B821105" w15:done="0"/>
  <w15:commentEx w15:paraId="02176497" w15:done="0"/>
  <w15:commentEx w15:paraId="1EA5850F" w15:done="0"/>
  <w15:commentEx w15:paraId="576DDA55" w15:done="0"/>
  <w15:commentEx w15:paraId="571853A9" w15:done="0"/>
  <w15:commentEx w15:paraId="5E732C66" w15:done="0"/>
  <w15:commentEx w15:paraId="4C7A603E" w15:done="0"/>
  <w15:commentEx w15:paraId="5BCE8415" w15:done="0"/>
  <w15:commentEx w15:paraId="573BBE9B" w15:done="0"/>
  <w15:commentEx w15:paraId="72C65B1D" w15:done="0"/>
  <w15:commentEx w15:paraId="1C8A881C" w15:done="0"/>
  <w15:commentEx w15:paraId="17D8A5A1" w15:done="0"/>
  <w15:commentEx w15:paraId="112C1622" w15:done="0"/>
  <w15:commentEx w15:paraId="07296BDD" w15:done="0"/>
  <w15:commentEx w15:paraId="074F98FF" w15:done="0"/>
  <w15:commentEx w15:paraId="3C6209F9" w15:done="0"/>
  <w15:commentEx w15:paraId="75A8611C" w15:paraIdParent="3C6209F9" w15:done="0"/>
  <w15:commentEx w15:paraId="262C9181" w15:paraIdParent="3C6209F9" w15:done="0"/>
  <w15:commentEx w15:paraId="05B90B4B" w15:done="0"/>
  <w15:commentEx w15:paraId="78E0EEB6" w15:done="0"/>
  <w15:commentEx w15:paraId="231C8A71" w15:done="0"/>
  <w15:commentEx w15:paraId="028E8D3B" w15:done="0"/>
  <w15:commentEx w15:paraId="4A869766" w15:done="0"/>
  <w15:commentEx w15:paraId="3A58F8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A37A27" w16cex:dateUtc="2025-10-29T18:02:00Z"/>
  <w16cex:commentExtensible w16cex:durableId="0C4481CE" w16cex:dateUtc="2025-10-29T18:04:00Z"/>
  <w16cex:commentExtensible w16cex:durableId="5FBD55EF" w16cex:dateUtc="2025-10-29T18:05:00Z"/>
  <w16cex:commentExtensible w16cex:durableId="7CF0101B" w16cex:dateUtc="2025-10-29T18:05:00Z"/>
  <w16cex:commentExtensible w16cex:durableId="6D2F0ABB" w16cex:dateUtc="2025-10-29T18:16:00Z"/>
  <w16cex:commentExtensible w16cex:durableId="3D03DC83" w16cex:dateUtc="2025-10-29T18:16:00Z"/>
  <w16cex:commentExtensible w16cex:durableId="7AD1FD09" w16cex:dateUtc="2025-10-29T18:19:00Z"/>
  <w16cex:commentExtensible w16cex:durableId="5C1BB0EE" w16cex:dateUtc="2025-10-29T18:21:00Z"/>
  <w16cex:commentExtensible w16cex:durableId="67189CF1" w16cex:dateUtc="2025-10-29T18:20:00Z"/>
  <w16cex:commentExtensible w16cex:durableId="249B6B5E" w16cex:dateUtc="2025-10-29T18:39:00Z"/>
  <w16cex:commentExtensible w16cex:durableId="7DA52C53" w16cex:dateUtc="2025-10-29T18:42:00Z"/>
  <w16cex:commentExtensible w16cex:durableId="3A529FE5" w16cex:dateUtc="2025-10-29T18:44:00Z"/>
  <w16cex:commentExtensible w16cex:durableId="6FA5B9BF" w16cex:dateUtc="2025-10-29T18:45:00Z"/>
  <w16cex:commentExtensible w16cex:durableId="14C6DFF9" w16cex:dateUtc="2025-10-29T18:47:00Z"/>
  <w16cex:commentExtensible w16cex:durableId="24310AFE" w16cex:dateUtc="2025-10-29T18:53:00Z"/>
  <w16cex:commentExtensible w16cex:durableId="11428882" w16cex:dateUtc="2025-10-29T18:53:00Z"/>
  <w16cex:commentExtensible w16cex:durableId="59BE7506" w16cex:dateUtc="2025-10-29T18:58:00Z"/>
  <w16cex:commentExtensible w16cex:durableId="57DEF462" w16cex:dateUtc="2025-10-29T20:22:00Z"/>
  <w16cex:commentExtensible w16cex:durableId="2C02CE80" w16cex:dateUtc="2025-10-29T20:23:00Z"/>
  <w16cex:commentExtensible w16cex:durableId="538EB3F2" w16cex:dateUtc="2025-10-29T19:03:00Z"/>
  <w16cex:commentExtensible w16cex:durableId="3978C565" w16cex:dateUtc="2025-10-29T19:05:00Z"/>
  <w16cex:commentExtensible w16cex:durableId="067DABD7" w16cex:dateUtc="2025-10-29T19:04:00Z"/>
  <w16cex:commentExtensible w16cex:durableId="478A8A3A" w16cex:dateUtc="2025-10-29T19:08:00Z"/>
  <w16cex:commentExtensible w16cex:durableId="65AFB9B6" w16cex:dateUtc="2025-10-29T19:12:00Z"/>
  <w16cex:commentExtensible w16cex:durableId="3EB315F9" w16cex:dateUtc="2025-10-29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4AC952" w16cid:durableId="30A37A27"/>
  <w16cid:commentId w16cid:paraId="4B821105" w16cid:durableId="0C4481CE"/>
  <w16cid:commentId w16cid:paraId="02176497" w16cid:durableId="5FBD55EF"/>
  <w16cid:commentId w16cid:paraId="1EA5850F" w16cid:durableId="7CF0101B"/>
  <w16cid:commentId w16cid:paraId="576DDA55" w16cid:durableId="6D2F0ABB"/>
  <w16cid:commentId w16cid:paraId="571853A9" w16cid:durableId="3D03DC83"/>
  <w16cid:commentId w16cid:paraId="5E732C66" w16cid:durableId="7AD1FD09"/>
  <w16cid:commentId w16cid:paraId="4C7A603E" w16cid:durableId="5C1BB0EE"/>
  <w16cid:commentId w16cid:paraId="5BCE8415" w16cid:durableId="67189CF1"/>
  <w16cid:commentId w16cid:paraId="573BBE9B" w16cid:durableId="249B6B5E"/>
  <w16cid:commentId w16cid:paraId="72C65B1D" w16cid:durableId="7DA52C53"/>
  <w16cid:commentId w16cid:paraId="1C8A881C" w16cid:durableId="3A529FE5"/>
  <w16cid:commentId w16cid:paraId="17D8A5A1" w16cid:durableId="6FA5B9BF"/>
  <w16cid:commentId w16cid:paraId="112C1622" w16cid:durableId="14C6DFF9"/>
  <w16cid:commentId w16cid:paraId="07296BDD" w16cid:durableId="24310AFE"/>
  <w16cid:commentId w16cid:paraId="074F98FF" w16cid:durableId="11428882"/>
  <w16cid:commentId w16cid:paraId="3C6209F9" w16cid:durableId="59BE7506"/>
  <w16cid:commentId w16cid:paraId="75A8611C" w16cid:durableId="57DEF462"/>
  <w16cid:commentId w16cid:paraId="262C9181" w16cid:durableId="2C02CE80"/>
  <w16cid:commentId w16cid:paraId="05B90B4B" w16cid:durableId="538EB3F2"/>
  <w16cid:commentId w16cid:paraId="78E0EEB6" w16cid:durableId="3978C565"/>
  <w16cid:commentId w16cid:paraId="231C8A71" w16cid:durableId="067DABD7"/>
  <w16cid:commentId w16cid:paraId="028E8D3B" w16cid:durableId="478A8A3A"/>
  <w16cid:commentId w16cid:paraId="4A869766" w16cid:durableId="65AFB9B6"/>
  <w16cid:commentId w16cid:paraId="3A58F849" w16cid:durableId="3EB315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F0090" w14:textId="77777777" w:rsidR="00CD6A75" w:rsidRDefault="00CD6A75" w:rsidP="00B613B9">
      <w:pPr>
        <w:spacing w:after="0" w:line="240" w:lineRule="auto"/>
      </w:pPr>
      <w:r>
        <w:separator/>
      </w:r>
    </w:p>
  </w:endnote>
  <w:endnote w:type="continuationSeparator" w:id="0">
    <w:p w14:paraId="7ECB3420" w14:textId="77777777" w:rsidR="00CD6A75" w:rsidRDefault="00CD6A75" w:rsidP="00B6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4E46" w14:textId="77777777" w:rsidR="00CD6A75" w:rsidRDefault="00CD6A75" w:rsidP="00B613B9">
      <w:pPr>
        <w:spacing w:after="0" w:line="240" w:lineRule="auto"/>
      </w:pPr>
      <w:r>
        <w:separator/>
      </w:r>
    </w:p>
  </w:footnote>
  <w:footnote w:type="continuationSeparator" w:id="0">
    <w:p w14:paraId="382E5AE3" w14:textId="77777777" w:rsidR="00CD6A75" w:rsidRDefault="00CD6A75" w:rsidP="00B613B9">
      <w:pPr>
        <w:spacing w:after="0" w:line="240" w:lineRule="auto"/>
      </w:pPr>
      <w:r>
        <w:continuationSeparator/>
      </w:r>
    </w:p>
  </w:footnote>
  <w:footnote w:id="1">
    <w:p w14:paraId="5E4F360E" w14:textId="77777777" w:rsidR="00E64B54" w:rsidRPr="00142238" w:rsidRDefault="00E64B54" w:rsidP="00E64B54">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While residential, racial segregation has implications beyond Black and White Americans, the levels of Black-White segregation are exceptionally high compared to that of other groups and have declined at the slowest pace over time.</w:t>
      </w:r>
    </w:p>
  </w:footnote>
  <w:footnote w:id="2">
    <w:p w14:paraId="63C12741" w14:textId="2323AD00" w:rsidR="00483D65" w:rsidRDefault="00483D65">
      <w:pPr>
        <w:pStyle w:val="FootnoteText"/>
      </w:pPr>
      <w:r>
        <w:rPr>
          <w:rStyle w:val="FootnoteReference"/>
        </w:rPr>
        <w:footnoteRef/>
      </w:r>
      <w:r>
        <w:t xml:space="preserve"> </w:t>
      </w:r>
      <w:r w:rsidRPr="00483D65">
        <w:rPr>
          <w:rFonts w:ascii="Times New Roman" w:hAnsi="Times New Roman" w:cs="Times New Roman"/>
          <w:sz w:val="16"/>
          <w:szCs w:val="16"/>
        </w:rPr>
        <w:t>The economic prosperity of the North is apparent in its direct effects on individual wages. For example, cotton factories in Massachusetts paid workers 80 cents per day compared to 50 cents in Tennessee [@helper1857: 379], indicating large wage differentials between regions.</w:t>
      </w:r>
    </w:p>
  </w:footnote>
  <w:footnote w:id="3">
    <w:p w14:paraId="250AEA72" w14:textId="5FA52F3A" w:rsidR="001C6774" w:rsidRPr="00DC6542" w:rsidRDefault="001C6774">
      <w:pPr>
        <w:pStyle w:val="FootnoteText"/>
        <w:rPr>
          <w:rFonts w:ascii="Times New Roman" w:hAnsi="Times New Roman" w:cs="Times New Roman"/>
          <w:sz w:val="16"/>
          <w:szCs w:val="16"/>
        </w:rPr>
      </w:pPr>
      <w:r w:rsidRPr="00DC6542">
        <w:rPr>
          <w:rStyle w:val="FootnoteReference"/>
          <w:rFonts w:ascii="Times New Roman" w:hAnsi="Times New Roman" w:cs="Times New Roman"/>
          <w:sz w:val="16"/>
          <w:szCs w:val="16"/>
        </w:rPr>
        <w:footnoteRef/>
      </w:r>
      <w:r w:rsidRPr="00DC6542">
        <w:rPr>
          <w:rFonts w:ascii="Times New Roman" w:hAnsi="Times New Roman" w:cs="Times New Roman"/>
          <w:sz w:val="16"/>
          <w:szCs w:val="16"/>
        </w:rPr>
        <w:t xml:space="preserve"> The Dortch Bill, introduced by Tennessee Democrats in 1889, introduced a secret ballot meant to disadvantage illiterate voters </w:t>
      </w:r>
      <w:r w:rsidR="00DC6542">
        <w:rPr>
          <w:rFonts w:ascii="Times New Roman" w:hAnsi="Times New Roman" w:cs="Times New Roman"/>
          <w:sz w:val="16"/>
          <w:szCs w:val="16"/>
        </w:rPr>
        <w:t xml:space="preserve">by restricting assistance to illiterate voters. The sole purpose was to </w:t>
      </w:r>
      <w:r w:rsidRPr="00DC6542">
        <w:rPr>
          <w:rFonts w:ascii="Times New Roman" w:hAnsi="Times New Roman" w:cs="Times New Roman"/>
          <w:sz w:val="16"/>
          <w:szCs w:val="16"/>
        </w:rPr>
        <w:t xml:space="preserve"> “benefit the rich man, burden the poor one and in the end result in the defeat of the Democratic party in the State,’’ [@perman2001: 54</w:t>
      </w:r>
      <w:r w:rsidR="00DC6542">
        <w:rPr>
          <w:rFonts w:ascii="Times New Roman" w:hAnsi="Times New Roman" w:cs="Times New Roman"/>
          <w:sz w:val="16"/>
          <w:szCs w:val="16"/>
        </w:rPr>
        <w:t xml:space="preserve"> Quoting the </w:t>
      </w:r>
      <w:r w:rsidR="00DC6542">
        <w:rPr>
          <w:rFonts w:ascii="Times New Roman" w:hAnsi="Times New Roman" w:cs="Times New Roman"/>
          <w:i/>
          <w:iCs/>
          <w:sz w:val="16"/>
          <w:szCs w:val="16"/>
        </w:rPr>
        <w:t xml:space="preserve">Southwestern Christian Advocate </w:t>
      </w:r>
      <w:r w:rsidR="00DC6542">
        <w:rPr>
          <w:rFonts w:ascii="Times New Roman" w:hAnsi="Times New Roman" w:cs="Times New Roman"/>
          <w:sz w:val="16"/>
          <w:szCs w:val="16"/>
        </w:rPr>
        <w:t>1891</w:t>
      </w:r>
      <w:r w:rsidRPr="00DC6542">
        <w:rPr>
          <w:rFonts w:ascii="Times New Roman" w:hAnsi="Times New Roman" w:cs="Times New Roman"/>
          <w:sz w:val="16"/>
          <w:szCs w:val="16"/>
        </w:rPr>
        <w:t>]</w:t>
      </w:r>
      <w:hyperlink r:id="rId1" w:history="1">
        <w:r w:rsidRPr="00DC6542">
          <w:rPr>
            <w:rStyle w:val="Hyperlink"/>
            <w:rFonts w:ascii="Times New Roman" w:hAnsi="Times New Roman" w:cs="Times New Roman"/>
            <w:sz w:val="16"/>
            <w:szCs w:val="16"/>
          </w:rPr>
          <w:t>.@perman2001</w:t>
        </w:r>
      </w:hyperlink>
      <w:r w:rsidRPr="00DC6542">
        <w:rPr>
          <w:rFonts w:ascii="Times New Roman" w:hAnsi="Times New Roman" w:cs="Times New Roman"/>
          <w:sz w:val="16"/>
          <w:szCs w:val="16"/>
        </w:rPr>
        <w:t xml:space="preserve"> explains that in practice, this</w:t>
      </w:r>
      <w:r w:rsidR="00DC6542">
        <w:rPr>
          <w:rFonts w:ascii="Times New Roman" w:hAnsi="Times New Roman" w:cs="Times New Roman"/>
          <w:sz w:val="16"/>
          <w:szCs w:val="16"/>
        </w:rPr>
        <w:t xml:space="preserve"> bill</w:t>
      </w:r>
      <w:r w:rsidRPr="00DC6542">
        <w:rPr>
          <w:rFonts w:ascii="Times New Roman" w:hAnsi="Times New Roman" w:cs="Times New Roman"/>
          <w:sz w:val="16"/>
          <w:szCs w:val="16"/>
        </w:rPr>
        <w:t xml:space="preserve"> disenfranchised swaths of illiterate White voters. At the time, some Southern Democrats also objected to the Bill because of this loophole. </w:t>
      </w:r>
    </w:p>
  </w:footnote>
  <w:footnote w:id="4">
    <w:p w14:paraId="29530BEE" w14:textId="2B0B7117" w:rsidR="00B971E7" w:rsidRPr="00B971E7" w:rsidRDefault="00B971E7">
      <w:pPr>
        <w:pStyle w:val="FootnoteText"/>
        <w:rPr>
          <w:rFonts w:ascii="Times New Roman" w:hAnsi="Times New Roman" w:cs="Times New Roman"/>
          <w:sz w:val="16"/>
          <w:szCs w:val="16"/>
        </w:rPr>
      </w:pPr>
      <w:r>
        <w:rPr>
          <w:rStyle w:val="FootnoteReference"/>
        </w:rPr>
        <w:footnoteRef/>
      </w:r>
      <w:r>
        <w:t xml:space="preserve"> </w:t>
      </w:r>
      <w:r w:rsidRPr="00B971E7">
        <w:rPr>
          <w:rFonts w:ascii="Times New Roman" w:hAnsi="Times New Roman" w:cs="Times New Roman"/>
          <w:sz w:val="16"/>
          <w:szCs w:val="16"/>
        </w:rPr>
        <w:t xml:space="preserve">The Dortch Bill was eventually ruled unconstitutional in </w:t>
      </w:r>
      <w:r w:rsidRPr="00B971E7">
        <w:rPr>
          <w:rFonts w:ascii="Times New Roman" w:hAnsi="Times New Roman" w:cs="Times New Roman"/>
          <w:i/>
          <w:iCs/>
          <w:sz w:val="16"/>
          <w:szCs w:val="16"/>
        </w:rPr>
        <w:t xml:space="preserve">Cook v. State of Tennessee </w:t>
      </w:r>
      <w:r w:rsidRPr="00B971E7">
        <w:rPr>
          <w:rFonts w:ascii="Times New Roman" w:hAnsi="Times New Roman" w:cs="Times New Roman"/>
          <w:sz w:val="16"/>
          <w:szCs w:val="16"/>
        </w:rPr>
        <w:t>(1891).</w:t>
      </w:r>
    </w:p>
  </w:footnote>
  <w:footnote w:id="5">
    <w:p w14:paraId="4B3EA010" w14:textId="5C8EDF15" w:rsidR="00AE2503" w:rsidRPr="00AE2503" w:rsidRDefault="00AE2503">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Whiteness” is intentionally capitalized in quotations where it was originally lowercase to correspond with the capitalization conventions of the rest of the manuscript. </w:t>
      </w:r>
    </w:p>
  </w:footnote>
  <w:footnote w:id="6">
    <w:p w14:paraId="149C4CF9" w14:textId="5830AD34" w:rsidR="00FF1694" w:rsidRPr="00AB4E58" w:rsidRDefault="00FF1694" w:rsidP="00FF1694">
      <w:pPr>
        <w:pStyle w:val="FootnoteText"/>
        <w:rPr>
          <w:rFonts w:ascii="Times New Roman" w:hAnsi="Times New Roman" w:cs="Times New Roman"/>
          <w:sz w:val="16"/>
          <w:szCs w:val="16"/>
        </w:rPr>
      </w:pPr>
      <w:del w:id="114" w:author="Thelonious Goerz" w:date="2025-10-30T15:34:00Z" w16du:dateUtc="2025-10-30T19:34:00Z">
        <w:r w:rsidDel="006F0ACD">
          <w:rPr>
            <w:rStyle w:val="FootnoteReference"/>
          </w:rPr>
          <w:footnoteRef/>
        </w:r>
        <w:r w:rsidDel="006F0ACD">
          <w:delText xml:space="preserve"> </w:delText>
        </w:r>
        <w:r w:rsidDel="006F0ACD">
          <w:rPr>
            <w:rFonts w:ascii="Times New Roman" w:hAnsi="Times New Roman" w:cs="Times New Roman"/>
            <w:sz w:val="16"/>
            <w:szCs w:val="16"/>
          </w:rPr>
          <w:delText xml:space="preserve">2000 life table estimates are chosen because they correspond to the most recent year of data used in the empirical analysis of this paper. </w:delText>
        </w:r>
      </w:del>
    </w:p>
  </w:footnote>
  <w:footnote w:id="7">
    <w:p w14:paraId="12B3A10D" w14:textId="29386003" w:rsidR="00905A54" w:rsidRPr="00905A54" w:rsidRDefault="00905A54">
      <w:pPr>
        <w:pStyle w:val="FootnoteText"/>
        <w:rPr>
          <w:rFonts w:ascii="Times New Roman" w:hAnsi="Times New Roman" w:cs="Times New Roman"/>
          <w:sz w:val="16"/>
          <w:szCs w:val="16"/>
        </w:rPr>
      </w:pPr>
      <w:r>
        <w:rPr>
          <w:rStyle w:val="FootnoteReference"/>
        </w:rPr>
        <w:footnoteRef/>
      </w:r>
      <w:r>
        <w:t xml:space="preserve"> </w:t>
      </w:r>
      <w:r w:rsidRPr="00905A54">
        <w:rPr>
          <w:rFonts w:ascii="Times New Roman" w:hAnsi="Times New Roman" w:cs="Times New Roman"/>
        </w:rPr>
        <w:t xml:space="preserve">The interpretation of longevity conditional on surviving to 65 </w:t>
      </w:r>
      <w:r w:rsidR="005F3D71">
        <w:rPr>
          <w:rFonts w:ascii="Times New Roman" w:hAnsi="Times New Roman" w:cs="Times New Roman"/>
        </w:rPr>
        <w:t xml:space="preserve">is an artifact of </w:t>
      </w:r>
      <w:r>
        <w:rPr>
          <w:rFonts w:ascii="Times New Roman" w:hAnsi="Times New Roman" w:cs="Times New Roman"/>
        </w:rPr>
        <w:t xml:space="preserve">using truncated mortality data </w:t>
      </w:r>
      <w:r w:rsidR="005F3D71">
        <w:rPr>
          <w:rFonts w:ascii="Times New Roman" w:hAnsi="Times New Roman" w:cs="Times New Roman"/>
        </w:rPr>
        <w:t xml:space="preserve">which only reliably cover deaths over the age of 65 [@breen2023: 35] and is </w:t>
      </w:r>
      <w:r>
        <w:rPr>
          <w:rFonts w:ascii="Times New Roman" w:hAnsi="Times New Roman" w:cs="Times New Roman"/>
        </w:rPr>
        <w:t>interpretation used in @breen2024.</w:t>
      </w:r>
      <w:r>
        <w:rPr>
          <w:rFonts w:ascii="Times New Roman" w:hAnsi="Times New Roman" w:cs="Times New Roman"/>
          <w:sz w:val="16"/>
          <w:szCs w:val="16"/>
        </w:rPr>
        <w:t xml:space="preserve"> </w:t>
      </w:r>
    </w:p>
  </w:footnote>
  <w:footnote w:id="8">
    <w:p w14:paraId="23B9E7EE" w14:textId="46C1C405" w:rsidR="00B613B9" w:rsidRPr="000A5843" w:rsidRDefault="00B613B9">
      <w:pPr>
        <w:pStyle w:val="FootnoteText"/>
      </w:pPr>
      <w:r w:rsidRPr="000A5843">
        <w:rPr>
          <w:rStyle w:val="FootnoteReference"/>
        </w:rPr>
        <w:footnoteRef/>
      </w:r>
      <w:r w:rsidRPr="000A5843">
        <w:t xml:space="preserve"> </w:t>
      </w:r>
      <w:r w:rsidRPr="000A5843">
        <w:rPr>
          <w:rFonts w:ascii="Times New Roman" w:hAnsi="Times New Roman" w:cs="Times New Roman"/>
        </w:rPr>
        <w:t xml:space="preserve">@halpern-manners2020 finds that the mean number of years of education of decedents in the 1940 Census is 10.4 years (1525). If we assume a normative time of starting school at 6, individuals in the sample reach the average at </w:t>
      </w:r>
      <w:r w:rsidR="000A5843" w:rsidRPr="000A5843">
        <w:rPr>
          <w:rFonts w:ascii="Times New Roman" w:hAnsi="Times New Roman" w:cs="Times New Roman"/>
        </w:rPr>
        <w:t>16.4 years, which is well before our age cutoff.</w:t>
      </w:r>
    </w:p>
  </w:footnote>
  <w:footnote w:id="9">
    <w:p w14:paraId="1D237AA7" w14:textId="77777777" w:rsidR="002B4B38" w:rsidRDefault="002B4B38" w:rsidP="002B4B38">
      <w:pPr>
        <w:pStyle w:val="FootnoteText"/>
      </w:pPr>
      <w:r>
        <w:rPr>
          <w:rStyle w:val="FootnoteReference"/>
        </w:rPr>
        <w:footnoteRef/>
      </w:r>
      <w:r>
        <w:t xml:space="preserve"> </w:t>
      </w:r>
      <w:r w:rsidRPr="00BA356F">
        <w:rPr>
          <w:rFonts w:ascii="Times New Roman" w:hAnsi="Times New Roman" w:cs="Times New Roman"/>
          <w:sz w:val="16"/>
          <w:szCs w:val="16"/>
        </w:rPr>
        <w:t>For Black Men the Numident links are slightly underrepresented at a -1.8 percent difference from the Census and slightly more at a -2.4 percent differenc</w:t>
      </w:r>
      <w:r>
        <w:rPr>
          <w:rFonts w:ascii="Times New Roman" w:hAnsi="Times New Roman" w:cs="Times New Roman"/>
          <w:sz w:val="16"/>
          <w:szCs w:val="16"/>
        </w:rPr>
        <w:t>e [@breen</w:t>
      </w:r>
      <w:proofErr w:type="gramStart"/>
      <w:r>
        <w:rPr>
          <w:rFonts w:ascii="Times New Roman" w:hAnsi="Times New Roman" w:cs="Times New Roman"/>
          <w:sz w:val="16"/>
          <w:szCs w:val="16"/>
        </w:rPr>
        <w:t>2023 :</w:t>
      </w:r>
      <w:proofErr w:type="gramEnd"/>
      <w:r>
        <w:rPr>
          <w:rFonts w:ascii="Times New Roman" w:hAnsi="Times New Roman" w:cs="Times New Roman"/>
          <w:sz w:val="16"/>
          <w:szCs w:val="16"/>
        </w:rPr>
        <w:t xml:space="preserve"> 8-9].</w:t>
      </w:r>
    </w:p>
  </w:footnote>
  <w:footnote w:id="10">
    <w:p w14:paraId="110D07D4" w14:textId="5C151729" w:rsidR="00331F70" w:rsidRPr="00331F70" w:rsidRDefault="00331F70">
      <w:pPr>
        <w:pStyle w:val="FootnoteText"/>
        <w:rPr>
          <w:rFonts w:ascii="Times New Roman" w:hAnsi="Times New Roman" w:cs="Times New Roman"/>
          <w:sz w:val="16"/>
          <w:szCs w:val="16"/>
        </w:rPr>
      </w:pPr>
      <w:r>
        <w:rPr>
          <w:rStyle w:val="FootnoteReference"/>
        </w:rPr>
        <w:footnoteRef/>
      </w:r>
      <w:r w:rsidRPr="00331F70">
        <w:rPr>
          <w:rFonts w:ascii="Times New Roman" w:hAnsi="Times New Roman" w:cs="Times New Roman"/>
          <w:sz w:val="16"/>
          <w:szCs w:val="16"/>
        </w:rPr>
        <w:t xml:space="preserve"> In contrast to D, the bias-adjusted D measure [@winship1977; @carrington1997] is more complex to estimate and the interpretation less concrete [@fossett2017: 233]. For these reasons, I use the conventional dissimilarity index for main analyses.</w:t>
      </w:r>
    </w:p>
  </w:footnote>
  <w:footnote w:id="11">
    <w:p w14:paraId="1E2435C8" w14:textId="152C62C5" w:rsidR="001A0A9F" w:rsidRPr="001A0A9F" w:rsidRDefault="001A0A9F" w:rsidP="001A0A9F">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The data filtering procedure and stepwise sample sizes are included in table XX in the appendix. </w:t>
      </w:r>
      <w:r w:rsidR="00297287">
        <w:rPr>
          <w:rFonts w:ascii="Times New Roman" w:hAnsi="Times New Roman" w:cs="Times New Roman"/>
          <w:sz w:val="16"/>
          <w:szCs w:val="16"/>
        </w:rPr>
        <w:t>Beyond filtering to counties that have non-zero Black populations, the sample size is further reduced by variability across years in Census of Government reporting rates. @pierson2015 explain that annual sample sizes of governments vary widely, which result in missing data, and reporting at smaller government levels, such as the township and municipality, vary in size and quality year-to-year (22). However, years ending in 2 and 7 are the most representative, making 1967 an ideal candidate year because it is the earliest year that data is available and of the highest relative quality in terms of data coverage [@pierson2015 :22].</w:t>
      </w:r>
    </w:p>
  </w:footnote>
  <w:footnote w:id="12">
    <w:p w14:paraId="703D8C44" w14:textId="77777777" w:rsidR="002B3A19" w:rsidRPr="0040188F" w:rsidRDefault="002B3A19" w:rsidP="002B3A19">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Between 1993 and 2003, Rural-Urban Continuum codes changed from their definitions between 1983-1993. For 1983-93 codes, metro counties were classified using a scheme ranging from 0-3, with counties that belonged to a metro area with a population of 1 million or more were categorized into Central and Fringe counties. In 2003, this scheme was revised so that counties were classified based only by population, with Fringe and Central collapsed into one category. Accordingly, to increase comparability. I collapse codes 0 and 1 in the 1983 and 1993 continuum code schemes into one category so that they are harmonized 1-3 scheme used in 2003. Link: </w:t>
      </w:r>
      <w:r w:rsidRPr="001B0A35">
        <w:rPr>
          <w:rFonts w:ascii="Times New Roman" w:hAnsi="Times New Roman" w:cs="Times New Roman"/>
          <w:sz w:val="16"/>
          <w:szCs w:val="16"/>
        </w:rPr>
        <w:t>https://seer.cancer.gov/seerstat/variables/countyattribs/ruralurban.html#:~:text=Rural%2DUrban%20Continuum%20Codes%20form,a%20metro%20area%20or%20areas.</w:t>
      </w:r>
    </w:p>
  </w:footnote>
  <w:footnote w:id="13">
    <w:p w14:paraId="44EFDD17" w14:textId="0111CC0A" w:rsidR="00C869C3" w:rsidRDefault="00C869C3">
      <w:pPr>
        <w:pStyle w:val="FootnoteText"/>
      </w:pPr>
      <w:r>
        <w:rPr>
          <w:rStyle w:val="FootnoteReference"/>
        </w:rPr>
        <w:footnoteRef/>
      </w:r>
      <w:r>
        <w:t xml:space="preserve"> </w:t>
      </w:r>
      <w:r w:rsidRPr="00C869C3">
        <w:rPr>
          <w:rFonts w:ascii="Times New Roman" w:hAnsi="Times New Roman" w:cs="Times New Roman"/>
        </w:rPr>
        <w:t>Standard errors clustered at the county-decade level to account for spatial and temporal variation yield similar results.</w:t>
      </w:r>
    </w:p>
  </w:footnote>
  <w:footnote w:id="14">
    <w:p w14:paraId="02448D7A" w14:textId="07573A21" w:rsidR="005F3689" w:rsidRPr="005F3689" w:rsidRDefault="005F3689">
      <w:pPr>
        <w:pStyle w:val="FootnoteText"/>
        <w:rPr>
          <w:rFonts w:ascii="Times New Roman" w:hAnsi="Times New Roman" w:cs="Times New Roman"/>
        </w:rPr>
      </w:pPr>
      <w:r>
        <w:rPr>
          <w:rStyle w:val="FootnoteReference"/>
        </w:rPr>
        <w:footnoteRef/>
      </w:r>
      <w:r>
        <w:t xml:space="preserve"> </w:t>
      </w:r>
      <w:r w:rsidRPr="000763C0">
        <w:rPr>
          <w:rFonts w:ascii="Times New Roman" w:hAnsi="Times New Roman" w:cs="Times New Roman"/>
          <w:sz w:val="16"/>
          <w:szCs w:val="16"/>
        </w:rPr>
        <w:t xml:space="preserve">The full sample refers to all observations that do not have coverage of the instrument. This serves as a validity check of the representativeness of the sample so that </w:t>
      </w:r>
      <w:r w:rsidR="00E0665C" w:rsidRPr="000763C0">
        <w:rPr>
          <w:rFonts w:ascii="Times New Roman" w:hAnsi="Times New Roman" w:cs="Times New Roman"/>
          <w:sz w:val="16"/>
          <w:szCs w:val="16"/>
        </w:rPr>
        <w:t>the similarity of the OLS estimates between the full and analytic sample can be assessed.</w:t>
      </w:r>
      <w:r w:rsidR="00E0665C">
        <w:rPr>
          <w:rFonts w:ascii="Times New Roman" w:hAnsi="Times New Roman" w:cs="Times New Roman"/>
        </w:rPr>
        <w:t xml:space="preserve"> </w:t>
      </w:r>
    </w:p>
  </w:footnote>
  <w:footnote w:id="15">
    <w:p w14:paraId="261FBCC5" w14:textId="13F6ABF0" w:rsidR="00A212CA" w:rsidRDefault="00A212CA">
      <w:pPr>
        <w:pStyle w:val="FootnoteText"/>
      </w:pPr>
      <w:r>
        <w:rPr>
          <w:rStyle w:val="FootnoteReference"/>
        </w:rPr>
        <w:footnoteRef/>
      </w:r>
      <w:r>
        <w:t xml:space="preserve"> </w:t>
      </w:r>
      <w:r w:rsidRPr="00AC405B">
        <w:rPr>
          <w:rFonts w:ascii="Times New Roman" w:hAnsi="Times New Roman" w:cs="Times New Roman"/>
          <w:sz w:val="16"/>
          <w:szCs w:val="16"/>
        </w:rPr>
        <w:t xml:space="preserve">The </w:t>
      </w:r>
      <w:r w:rsidR="00E91E0F" w:rsidRPr="00AC405B">
        <w:rPr>
          <w:rFonts w:ascii="Times New Roman" w:hAnsi="Times New Roman" w:cs="Times New Roman"/>
          <w:sz w:val="16"/>
          <w:szCs w:val="16"/>
        </w:rPr>
        <w:t>21-point</w:t>
      </w:r>
      <w:r w:rsidRPr="00AC405B">
        <w:rPr>
          <w:rFonts w:ascii="Times New Roman" w:hAnsi="Times New Roman" w:cs="Times New Roman"/>
          <w:sz w:val="16"/>
          <w:szCs w:val="16"/>
        </w:rPr>
        <w:t xml:space="preserve"> difference is derived from </w:t>
      </w:r>
      <w:r w:rsidR="00103C7D" w:rsidRPr="00AC405B">
        <w:rPr>
          <w:rFonts w:ascii="Times New Roman" w:hAnsi="Times New Roman" w:cs="Times New Roman"/>
          <w:sz w:val="16"/>
          <w:szCs w:val="16"/>
        </w:rPr>
        <w:t>the author’s</w:t>
      </w:r>
      <w:r w:rsidRPr="00AC405B">
        <w:rPr>
          <w:rFonts w:ascii="Times New Roman" w:hAnsi="Times New Roman" w:cs="Times New Roman"/>
          <w:sz w:val="16"/>
          <w:szCs w:val="16"/>
        </w:rPr>
        <w:t xml:space="preserve"> calculation the difference between the average levels of segregation in sample counties in 1970 and the average in 2000.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097"/>
    <w:multiLevelType w:val="hybridMultilevel"/>
    <w:tmpl w:val="DC0078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63404"/>
    <w:multiLevelType w:val="hybridMultilevel"/>
    <w:tmpl w:val="4A26F1BA"/>
    <w:lvl w:ilvl="0" w:tplc="33245C4C">
      <w:numFmt w:val="bullet"/>
      <w:lvlText w:val=""/>
      <w:lvlJc w:val="left"/>
      <w:pPr>
        <w:ind w:left="1080" w:hanging="360"/>
      </w:pPr>
      <w:rPr>
        <w:rFonts w:ascii="Symbol" w:eastAsiaTheme="maj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CB7409"/>
    <w:multiLevelType w:val="hybridMultilevel"/>
    <w:tmpl w:val="C70EE46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946F07"/>
    <w:multiLevelType w:val="hybridMultilevel"/>
    <w:tmpl w:val="BAC49838"/>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51705"/>
    <w:multiLevelType w:val="hybridMultilevel"/>
    <w:tmpl w:val="56649EA2"/>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5E7FC6"/>
    <w:multiLevelType w:val="multilevel"/>
    <w:tmpl w:val="51324CD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393290">
    <w:abstractNumId w:val="3"/>
  </w:num>
  <w:num w:numId="2" w16cid:durableId="393430211">
    <w:abstractNumId w:val="5"/>
  </w:num>
  <w:num w:numId="3" w16cid:durableId="958143685">
    <w:abstractNumId w:val="2"/>
  </w:num>
  <w:num w:numId="4" w16cid:durableId="1993293610">
    <w:abstractNumId w:val="0"/>
  </w:num>
  <w:num w:numId="5" w16cid:durableId="1458600722">
    <w:abstractNumId w:val="4"/>
  </w:num>
  <w:num w:numId="6" w16cid:durableId="7306632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Hall">
    <w15:presenceInfo w15:providerId="AD" w15:userId="S::msh284@cornell.edu::f6db5573-53de-4a12-b078-fc505920d832"/>
  </w15:person>
  <w15:person w15:author="Thelonious Goerz">
    <w15:presenceInfo w15:providerId="AD" w15:userId="S::tlg95@cornell.edu::2098a8d5-2eb1-455d-ac93-112cd99136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60"/>
    <w:rsid w:val="00001B3C"/>
    <w:rsid w:val="00002C0F"/>
    <w:rsid w:val="000046BA"/>
    <w:rsid w:val="00004B5D"/>
    <w:rsid w:val="00004E10"/>
    <w:rsid w:val="00006E3D"/>
    <w:rsid w:val="00010FC4"/>
    <w:rsid w:val="00013075"/>
    <w:rsid w:val="00020E5D"/>
    <w:rsid w:val="0002271B"/>
    <w:rsid w:val="00025332"/>
    <w:rsid w:val="000258BB"/>
    <w:rsid w:val="0002624E"/>
    <w:rsid w:val="000266D8"/>
    <w:rsid w:val="0002697D"/>
    <w:rsid w:val="00027CBA"/>
    <w:rsid w:val="00027D0C"/>
    <w:rsid w:val="000308BC"/>
    <w:rsid w:val="00030F16"/>
    <w:rsid w:val="00032308"/>
    <w:rsid w:val="000350A9"/>
    <w:rsid w:val="000353B0"/>
    <w:rsid w:val="00036D56"/>
    <w:rsid w:val="00041394"/>
    <w:rsid w:val="00042DD7"/>
    <w:rsid w:val="0004371D"/>
    <w:rsid w:val="0004449B"/>
    <w:rsid w:val="0004712C"/>
    <w:rsid w:val="0005064A"/>
    <w:rsid w:val="00050FBB"/>
    <w:rsid w:val="00051E38"/>
    <w:rsid w:val="00051E81"/>
    <w:rsid w:val="000535D3"/>
    <w:rsid w:val="00056E37"/>
    <w:rsid w:val="00060257"/>
    <w:rsid w:val="000619CD"/>
    <w:rsid w:val="000652DA"/>
    <w:rsid w:val="00067AF5"/>
    <w:rsid w:val="000702AC"/>
    <w:rsid w:val="000713D1"/>
    <w:rsid w:val="0007236A"/>
    <w:rsid w:val="000732E7"/>
    <w:rsid w:val="00073B79"/>
    <w:rsid w:val="000763C0"/>
    <w:rsid w:val="0008079C"/>
    <w:rsid w:val="00080E50"/>
    <w:rsid w:val="00081C5E"/>
    <w:rsid w:val="00082637"/>
    <w:rsid w:val="000854A5"/>
    <w:rsid w:val="0008575F"/>
    <w:rsid w:val="00085766"/>
    <w:rsid w:val="0009597C"/>
    <w:rsid w:val="00097D86"/>
    <w:rsid w:val="000A16AF"/>
    <w:rsid w:val="000A2CD8"/>
    <w:rsid w:val="000A3A0F"/>
    <w:rsid w:val="000A5843"/>
    <w:rsid w:val="000A58A2"/>
    <w:rsid w:val="000B02D5"/>
    <w:rsid w:val="000B0B42"/>
    <w:rsid w:val="000B220F"/>
    <w:rsid w:val="000B6118"/>
    <w:rsid w:val="000B6A80"/>
    <w:rsid w:val="000C10B5"/>
    <w:rsid w:val="000C2D1B"/>
    <w:rsid w:val="000C446C"/>
    <w:rsid w:val="000C517C"/>
    <w:rsid w:val="000C5EE9"/>
    <w:rsid w:val="000C7DD6"/>
    <w:rsid w:val="000D4B48"/>
    <w:rsid w:val="000E0508"/>
    <w:rsid w:val="000E087C"/>
    <w:rsid w:val="000E2EB7"/>
    <w:rsid w:val="000E4EBB"/>
    <w:rsid w:val="000E7983"/>
    <w:rsid w:val="000F0847"/>
    <w:rsid w:val="000F38DF"/>
    <w:rsid w:val="000F4648"/>
    <w:rsid w:val="0010016D"/>
    <w:rsid w:val="001008D1"/>
    <w:rsid w:val="00101396"/>
    <w:rsid w:val="00103C7D"/>
    <w:rsid w:val="001052C8"/>
    <w:rsid w:val="00106255"/>
    <w:rsid w:val="00106544"/>
    <w:rsid w:val="00110BC1"/>
    <w:rsid w:val="001158B1"/>
    <w:rsid w:val="0011620E"/>
    <w:rsid w:val="00116B41"/>
    <w:rsid w:val="001174EE"/>
    <w:rsid w:val="00124E7A"/>
    <w:rsid w:val="00130B1D"/>
    <w:rsid w:val="0013393D"/>
    <w:rsid w:val="001346F1"/>
    <w:rsid w:val="00135F4E"/>
    <w:rsid w:val="00136030"/>
    <w:rsid w:val="001406F6"/>
    <w:rsid w:val="00142238"/>
    <w:rsid w:val="0014454C"/>
    <w:rsid w:val="00145478"/>
    <w:rsid w:val="00145B81"/>
    <w:rsid w:val="00146377"/>
    <w:rsid w:val="0015273F"/>
    <w:rsid w:val="00155728"/>
    <w:rsid w:val="0016016B"/>
    <w:rsid w:val="00161B91"/>
    <w:rsid w:val="00164D5B"/>
    <w:rsid w:val="00165CAD"/>
    <w:rsid w:val="001703E8"/>
    <w:rsid w:val="0017327E"/>
    <w:rsid w:val="00175CAE"/>
    <w:rsid w:val="00175FED"/>
    <w:rsid w:val="00177811"/>
    <w:rsid w:val="00183812"/>
    <w:rsid w:val="001877F5"/>
    <w:rsid w:val="00190E7C"/>
    <w:rsid w:val="0019115D"/>
    <w:rsid w:val="001921EC"/>
    <w:rsid w:val="00192282"/>
    <w:rsid w:val="001941DD"/>
    <w:rsid w:val="00194236"/>
    <w:rsid w:val="001A0A9F"/>
    <w:rsid w:val="001A5801"/>
    <w:rsid w:val="001A65C1"/>
    <w:rsid w:val="001B0959"/>
    <w:rsid w:val="001B0A35"/>
    <w:rsid w:val="001B3D7F"/>
    <w:rsid w:val="001B76CC"/>
    <w:rsid w:val="001B7DC0"/>
    <w:rsid w:val="001C1F44"/>
    <w:rsid w:val="001C3FC4"/>
    <w:rsid w:val="001C5A0F"/>
    <w:rsid w:val="001C6774"/>
    <w:rsid w:val="001C79B7"/>
    <w:rsid w:val="001D6721"/>
    <w:rsid w:val="001D7B4C"/>
    <w:rsid w:val="001E08CC"/>
    <w:rsid w:val="001E0AFA"/>
    <w:rsid w:val="001E0F8E"/>
    <w:rsid w:val="001E29BF"/>
    <w:rsid w:val="001E6BD9"/>
    <w:rsid w:val="001F0F8C"/>
    <w:rsid w:val="001F137F"/>
    <w:rsid w:val="001F2046"/>
    <w:rsid w:val="001F3174"/>
    <w:rsid w:val="001F3EAE"/>
    <w:rsid w:val="001F687C"/>
    <w:rsid w:val="002006F1"/>
    <w:rsid w:val="00200A10"/>
    <w:rsid w:val="002016C7"/>
    <w:rsid w:val="00203C0F"/>
    <w:rsid w:val="00203F90"/>
    <w:rsid w:val="00204DF9"/>
    <w:rsid w:val="002113ED"/>
    <w:rsid w:val="00211408"/>
    <w:rsid w:val="00212381"/>
    <w:rsid w:val="00213C77"/>
    <w:rsid w:val="00217CEB"/>
    <w:rsid w:val="0022063F"/>
    <w:rsid w:val="0022168F"/>
    <w:rsid w:val="00221F63"/>
    <w:rsid w:val="002278E6"/>
    <w:rsid w:val="00231631"/>
    <w:rsid w:val="00232B96"/>
    <w:rsid w:val="002348CA"/>
    <w:rsid w:val="0023757D"/>
    <w:rsid w:val="00241AE1"/>
    <w:rsid w:val="00243054"/>
    <w:rsid w:val="002473B4"/>
    <w:rsid w:val="00251BDF"/>
    <w:rsid w:val="002534DD"/>
    <w:rsid w:val="002614C0"/>
    <w:rsid w:val="00262B3C"/>
    <w:rsid w:val="00265849"/>
    <w:rsid w:val="00265D6E"/>
    <w:rsid w:val="0026610E"/>
    <w:rsid w:val="00266A24"/>
    <w:rsid w:val="00267B31"/>
    <w:rsid w:val="0028173D"/>
    <w:rsid w:val="002846D4"/>
    <w:rsid w:val="00285D96"/>
    <w:rsid w:val="002874B2"/>
    <w:rsid w:val="00292312"/>
    <w:rsid w:val="00292F91"/>
    <w:rsid w:val="00293EF7"/>
    <w:rsid w:val="00297287"/>
    <w:rsid w:val="00297DA9"/>
    <w:rsid w:val="002A3543"/>
    <w:rsid w:val="002A52D9"/>
    <w:rsid w:val="002A7747"/>
    <w:rsid w:val="002A7B24"/>
    <w:rsid w:val="002A7CF2"/>
    <w:rsid w:val="002A7D3D"/>
    <w:rsid w:val="002B018A"/>
    <w:rsid w:val="002B2AE6"/>
    <w:rsid w:val="002B351C"/>
    <w:rsid w:val="002B3A19"/>
    <w:rsid w:val="002B4B38"/>
    <w:rsid w:val="002B60EB"/>
    <w:rsid w:val="002B7346"/>
    <w:rsid w:val="002C019D"/>
    <w:rsid w:val="002C1329"/>
    <w:rsid w:val="002C17A5"/>
    <w:rsid w:val="002C279D"/>
    <w:rsid w:val="002C2F5F"/>
    <w:rsid w:val="002D0CC5"/>
    <w:rsid w:val="002D1628"/>
    <w:rsid w:val="002D2317"/>
    <w:rsid w:val="002D4C8E"/>
    <w:rsid w:val="002D5D05"/>
    <w:rsid w:val="002E08C1"/>
    <w:rsid w:val="002E0D4E"/>
    <w:rsid w:val="002E3CDA"/>
    <w:rsid w:val="002E40BD"/>
    <w:rsid w:val="002E55DA"/>
    <w:rsid w:val="002E5B34"/>
    <w:rsid w:val="002E62A1"/>
    <w:rsid w:val="002F19A8"/>
    <w:rsid w:val="002F40B8"/>
    <w:rsid w:val="002F51CF"/>
    <w:rsid w:val="00300892"/>
    <w:rsid w:val="00300CEB"/>
    <w:rsid w:val="003037F8"/>
    <w:rsid w:val="0030424A"/>
    <w:rsid w:val="00311323"/>
    <w:rsid w:val="00320224"/>
    <w:rsid w:val="0032489F"/>
    <w:rsid w:val="00324F72"/>
    <w:rsid w:val="0032565E"/>
    <w:rsid w:val="00331F70"/>
    <w:rsid w:val="00332FB2"/>
    <w:rsid w:val="00334D93"/>
    <w:rsid w:val="00336416"/>
    <w:rsid w:val="003409F2"/>
    <w:rsid w:val="00341961"/>
    <w:rsid w:val="003432E3"/>
    <w:rsid w:val="00345163"/>
    <w:rsid w:val="00345431"/>
    <w:rsid w:val="0034614C"/>
    <w:rsid w:val="00346476"/>
    <w:rsid w:val="00346617"/>
    <w:rsid w:val="00346900"/>
    <w:rsid w:val="003519C4"/>
    <w:rsid w:val="00352CA1"/>
    <w:rsid w:val="0035702D"/>
    <w:rsid w:val="00357444"/>
    <w:rsid w:val="003609BC"/>
    <w:rsid w:val="003609DE"/>
    <w:rsid w:val="00360C8F"/>
    <w:rsid w:val="003625CC"/>
    <w:rsid w:val="00364786"/>
    <w:rsid w:val="00365B83"/>
    <w:rsid w:val="0036600B"/>
    <w:rsid w:val="0036748A"/>
    <w:rsid w:val="00367A9A"/>
    <w:rsid w:val="00367D6A"/>
    <w:rsid w:val="00370137"/>
    <w:rsid w:val="003701DB"/>
    <w:rsid w:val="00372F69"/>
    <w:rsid w:val="00373EC0"/>
    <w:rsid w:val="00374374"/>
    <w:rsid w:val="003748F0"/>
    <w:rsid w:val="00377050"/>
    <w:rsid w:val="003770BC"/>
    <w:rsid w:val="00377667"/>
    <w:rsid w:val="003778A6"/>
    <w:rsid w:val="00377CE6"/>
    <w:rsid w:val="0038203B"/>
    <w:rsid w:val="00383A0B"/>
    <w:rsid w:val="00384550"/>
    <w:rsid w:val="00386434"/>
    <w:rsid w:val="00386DBF"/>
    <w:rsid w:val="00387FAB"/>
    <w:rsid w:val="00387FD2"/>
    <w:rsid w:val="00391E1D"/>
    <w:rsid w:val="00394BCA"/>
    <w:rsid w:val="00395D52"/>
    <w:rsid w:val="00397082"/>
    <w:rsid w:val="003A7E28"/>
    <w:rsid w:val="003B4D3D"/>
    <w:rsid w:val="003B5D55"/>
    <w:rsid w:val="003C02B9"/>
    <w:rsid w:val="003C2C19"/>
    <w:rsid w:val="003C4855"/>
    <w:rsid w:val="003C66F0"/>
    <w:rsid w:val="003D3018"/>
    <w:rsid w:val="003D4279"/>
    <w:rsid w:val="003D493B"/>
    <w:rsid w:val="003D63CD"/>
    <w:rsid w:val="003D6E2E"/>
    <w:rsid w:val="003D6F68"/>
    <w:rsid w:val="003E18C6"/>
    <w:rsid w:val="003E25E8"/>
    <w:rsid w:val="003E2B67"/>
    <w:rsid w:val="003E34DF"/>
    <w:rsid w:val="003E369B"/>
    <w:rsid w:val="003E6CEA"/>
    <w:rsid w:val="003F20B9"/>
    <w:rsid w:val="003F2B44"/>
    <w:rsid w:val="003F45E8"/>
    <w:rsid w:val="003F59B4"/>
    <w:rsid w:val="003F7751"/>
    <w:rsid w:val="0040188F"/>
    <w:rsid w:val="0040393D"/>
    <w:rsid w:val="00403F03"/>
    <w:rsid w:val="004126D6"/>
    <w:rsid w:val="004134CE"/>
    <w:rsid w:val="004143D7"/>
    <w:rsid w:val="004231E4"/>
    <w:rsid w:val="0042436D"/>
    <w:rsid w:val="00425055"/>
    <w:rsid w:val="0042521E"/>
    <w:rsid w:val="004300B5"/>
    <w:rsid w:val="00431DAC"/>
    <w:rsid w:val="0043247B"/>
    <w:rsid w:val="00435B9B"/>
    <w:rsid w:val="00437BA2"/>
    <w:rsid w:val="00440C5F"/>
    <w:rsid w:val="004415C8"/>
    <w:rsid w:val="00443CC2"/>
    <w:rsid w:val="0044666F"/>
    <w:rsid w:val="00446CA2"/>
    <w:rsid w:val="00455221"/>
    <w:rsid w:val="00456498"/>
    <w:rsid w:val="00456B03"/>
    <w:rsid w:val="004637E8"/>
    <w:rsid w:val="00471FE5"/>
    <w:rsid w:val="004729D1"/>
    <w:rsid w:val="00472D31"/>
    <w:rsid w:val="00473607"/>
    <w:rsid w:val="00473627"/>
    <w:rsid w:val="004746E2"/>
    <w:rsid w:val="0047539B"/>
    <w:rsid w:val="00475C99"/>
    <w:rsid w:val="004803F8"/>
    <w:rsid w:val="00483D65"/>
    <w:rsid w:val="0048441E"/>
    <w:rsid w:val="00484E67"/>
    <w:rsid w:val="004855AB"/>
    <w:rsid w:val="00485D74"/>
    <w:rsid w:val="004866E9"/>
    <w:rsid w:val="00487C79"/>
    <w:rsid w:val="004906D2"/>
    <w:rsid w:val="00491D7E"/>
    <w:rsid w:val="0049313F"/>
    <w:rsid w:val="00493ACD"/>
    <w:rsid w:val="004962BD"/>
    <w:rsid w:val="004974BF"/>
    <w:rsid w:val="004A0B65"/>
    <w:rsid w:val="004A1ED6"/>
    <w:rsid w:val="004A3A40"/>
    <w:rsid w:val="004A4E9E"/>
    <w:rsid w:val="004A6378"/>
    <w:rsid w:val="004B1349"/>
    <w:rsid w:val="004B58F5"/>
    <w:rsid w:val="004B67A9"/>
    <w:rsid w:val="004B6A52"/>
    <w:rsid w:val="004B73E7"/>
    <w:rsid w:val="004C4115"/>
    <w:rsid w:val="004C74D2"/>
    <w:rsid w:val="004D5F2B"/>
    <w:rsid w:val="004D65FA"/>
    <w:rsid w:val="004E0BF3"/>
    <w:rsid w:val="004E30EA"/>
    <w:rsid w:val="004E3321"/>
    <w:rsid w:val="004E408D"/>
    <w:rsid w:val="004E4D50"/>
    <w:rsid w:val="004F2859"/>
    <w:rsid w:val="004F2C2C"/>
    <w:rsid w:val="004F3724"/>
    <w:rsid w:val="004F373A"/>
    <w:rsid w:val="004F6CC0"/>
    <w:rsid w:val="0050531E"/>
    <w:rsid w:val="00511512"/>
    <w:rsid w:val="00511E96"/>
    <w:rsid w:val="00512790"/>
    <w:rsid w:val="005141AA"/>
    <w:rsid w:val="0051772B"/>
    <w:rsid w:val="005202F9"/>
    <w:rsid w:val="00520922"/>
    <w:rsid w:val="00522F75"/>
    <w:rsid w:val="00524765"/>
    <w:rsid w:val="00524D0B"/>
    <w:rsid w:val="005269A9"/>
    <w:rsid w:val="00527DBE"/>
    <w:rsid w:val="00527F9E"/>
    <w:rsid w:val="0053249B"/>
    <w:rsid w:val="00532905"/>
    <w:rsid w:val="00532DAE"/>
    <w:rsid w:val="00534291"/>
    <w:rsid w:val="00535B74"/>
    <w:rsid w:val="00536535"/>
    <w:rsid w:val="00536CE7"/>
    <w:rsid w:val="005404AA"/>
    <w:rsid w:val="00543279"/>
    <w:rsid w:val="0054327E"/>
    <w:rsid w:val="00544704"/>
    <w:rsid w:val="00544DB3"/>
    <w:rsid w:val="0054554C"/>
    <w:rsid w:val="00546C0D"/>
    <w:rsid w:val="005501B3"/>
    <w:rsid w:val="00551A3E"/>
    <w:rsid w:val="00554E2F"/>
    <w:rsid w:val="00554EAD"/>
    <w:rsid w:val="005558CD"/>
    <w:rsid w:val="00556420"/>
    <w:rsid w:val="005564DA"/>
    <w:rsid w:val="0055777C"/>
    <w:rsid w:val="00560B82"/>
    <w:rsid w:val="005611A2"/>
    <w:rsid w:val="005649D5"/>
    <w:rsid w:val="005669A4"/>
    <w:rsid w:val="00566BD7"/>
    <w:rsid w:val="00570EDA"/>
    <w:rsid w:val="00571B96"/>
    <w:rsid w:val="00573956"/>
    <w:rsid w:val="005767B9"/>
    <w:rsid w:val="00580310"/>
    <w:rsid w:val="00581C13"/>
    <w:rsid w:val="00582896"/>
    <w:rsid w:val="00582ADB"/>
    <w:rsid w:val="0058536E"/>
    <w:rsid w:val="00585C74"/>
    <w:rsid w:val="005877FD"/>
    <w:rsid w:val="00590760"/>
    <w:rsid w:val="00594CC3"/>
    <w:rsid w:val="005958B4"/>
    <w:rsid w:val="005A038F"/>
    <w:rsid w:val="005A0DE4"/>
    <w:rsid w:val="005A15C1"/>
    <w:rsid w:val="005A1D84"/>
    <w:rsid w:val="005A2FFE"/>
    <w:rsid w:val="005A3382"/>
    <w:rsid w:val="005A73D6"/>
    <w:rsid w:val="005B16D2"/>
    <w:rsid w:val="005B231A"/>
    <w:rsid w:val="005B30BA"/>
    <w:rsid w:val="005B32E3"/>
    <w:rsid w:val="005B3584"/>
    <w:rsid w:val="005B41E4"/>
    <w:rsid w:val="005B44A3"/>
    <w:rsid w:val="005B58C4"/>
    <w:rsid w:val="005B63CE"/>
    <w:rsid w:val="005B6E03"/>
    <w:rsid w:val="005C0C01"/>
    <w:rsid w:val="005C1540"/>
    <w:rsid w:val="005C4235"/>
    <w:rsid w:val="005C522E"/>
    <w:rsid w:val="005C6512"/>
    <w:rsid w:val="005D20CB"/>
    <w:rsid w:val="005D7019"/>
    <w:rsid w:val="005D758F"/>
    <w:rsid w:val="005D76DE"/>
    <w:rsid w:val="005D7D99"/>
    <w:rsid w:val="005F1FE8"/>
    <w:rsid w:val="005F2BC5"/>
    <w:rsid w:val="005F302B"/>
    <w:rsid w:val="005F30EE"/>
    <w:rsid w:val="005F3689"/>
    <w:rsid w:val="005F3D71"/>
    <w:rsid w:val="005F5BD6"/>
    <w:rsid w:val="005F6FB3"/>
    <w:rsid w:val="005F78DE"/>
    <w:rsid w:val="006007BF"/>
    <w:rsid w:val="00602568"/>
    <w:rsid w:val="00602B96"/>
    <w:rsid w:val="006112E0"/>
    <w:rsid w:val="00616ABB"/>
    <w:rsid w:val="00616CC9"/>
    <w:rsid w:val="00617C37"/>
    <w:rsid w:val="00620318"/>
    <w:rsid w:val="00620D79"/>
    <w:rsid w:val="00625849"/>
    <w:rsid w:val="00625FAF"/>
    <w:rsid w:val="006270A5"/>
    <w:rsid w:val="006270D8"/>
    <w:rsid w:val="00635104"/>
    <w:rsid w:val="00635331"/>
    <w:rsid w:val="00636F4E"/>
    <w:rsid w:val="00637599"/>
    <w:rsid w:val="00637C79"/>
    <w:rsid w:val="0064275C"/>
    <w:rsid w:val="00643727"/>
    <w:rsid w:val="006470C5"/>
    <w:rsid w:val="0065064F"/>
    <w:rsid w:val="006528C6"/>
    <w:rsid w:val="0065291F"/>
    <w:rsid w:val="0065704F"/>
    <w:rsid w:val="006632E0"/>
    <w:rsid w:val="006661F2"/>
    <w:rsid w:val="00667CD1"/>
    <w:rsid w:val="00674FB6"/>
    <w:rsid w:val="006756F4"/>
    <w:rsid w:val="00675BC2"/>
    <w:rsid w:val="00675C89"/>
    <w:rsid w:val="006771D3"/>
    <w:rsid w:val="00683EB7"/>
    <w:rsid w:val="006847B2"/>
    <w:rsid w:val="00684FF6"/>
    <w:rsid w:val="0068526D"/>
    <w:rsid w:val="0068544A"/>
    <w:rsid w:val="00686D02"/>
    <w:rsid w:val="00691DAA"/>
    <w:rsid w:val="006921B4"/>
    <w:rsid w:val="0069496F"/>
    <w:rsid w:val="00696E46"/>
    <w:rsid w:val="00696FC9"/>
    <w:rsid w:val="006A0CDD"/>
    <w:rsid w:val="006A23A2"/>
    <w:rsid w:val="006A505F"/>
    <w:rsid w:val="006A5693"/>
    <w:rsid w:val="006A6D94"/>
    <w:rsid w:val="006A7D78"/>
    <w:rsid w:val="006B126D"/>
    <w:rsid w:val="006B21CA"/>
    <w:rsid w:val="006B2A08"/>
    <w:rsid w:val="006B35EA"/>
    <w:rsid w:val="006B4F80"/>
    <w:rsid w:val="006B76AE"/>
    <w:rsid w:val="006C0F3D"/>
    <w:rsid w:val="006C13F5"/>
    <w:rsid w:val="006C1913"/>
    <w:rsid w:val="006C2502"/>
    <w:rsid w:val="006C6148"/>
    <w:rsid w:val="006C6CF9"/>
    <w:rsid w:val="006D2AF7"/>
    <w:rsid w:val="006D2E7C"/>
    <w:rsid w:val="006D4A0F"/>
    <w:rsid w:val="006D5214"/>
    <w:rsid w:val="006D672F"/>
    <w:rsid w:val="006D7A5A"/>
    <w:rsid w:val="006E10B5"/>
    <w:rsid w:val="006E1464"/>
    <w:rsid w:val="006E1735"/>
    <w:rsid w:val="006E1B6A"/>
    <w:rsid w:val="006E2013"/>
    <w:rsid w:val="006E204B"/>
    <w:rsid w:val="006E216C"/>
    <w:rsid w:val="006E2239"/>
    <w:rsid w:val="006E3546"/>
    <w:rsid w:val="006E5B59"/>
    <w:rsid w:val="006E60D0"/>
    <w:rsid w:val="006E770E"/>
    <w:rsid w:val="006F0A92"/>
    <w:rsid w:val="006F0ACD"/>
    <w:rsid w:val="006F0D11"/>
    <w:rsid w:val="006F23D1"/>
    <w:rsid w:val="006F27D2"/>
    <w:rsid w:val="006F4093"/>
    <w:rsid w:val="006F4FFF"/>
    <w:rsid w:val="006F5FFC"/>
    <w:rsid w:val="006F6A7F"/>
    <w:rsid w:val="006F781B"/>
    <w:rsid w:val="007001D1"/>
    <w:rsid w:val="00705817"/>
    <w:rsid w:val="00705ADE"/>
    <w:rsid w:val="0070631B"/>
    <w:rsid w:val="00706734"/>
    <w:rsid w:val="00706B70"/>
    <w:rsid w:val="00707228"/>
    <w:rsid w:val="00710208"/>
    <w:rsid w:val="007131B3"/>
    <w:rsid w:val="00717EB7"/>
    <w:rsid w:val="00720664"/>
    <w:rsid w:val="007208CC"/>
    <w:rsid w:val="00721CE5"/>
    <w:rsid w:val="0072594C"/>
    <w:rsid w:val="00726D7C"/>
    <w:rsid w:val="00733642"/>
    <w:rsid w:val="00737A7F"/>
    <w:rsid w:val="00743856"/>
    <w:rsid w:val="007438F0"/>
    <w:rsid w:val="00744AAF"/>
    <w:rsid w:val="00751DE4"/>
    <w:rsid w:val="00751E12"/>
    <w:rsid w:val="00752BA4"/>
    <w:rsid w:val="0075533F"/>
    <w:rsid w:val="0076409D"/>
    <w:rsid w:val="007641A4"/>
    <w:rsid w:val="00767B1F"/>
    <w:rsid w:val="007709DE"/>
    <w:rsid w:val="00771070"/>
    <w:rsid w:val="0077220A"/>
    <w:rsid w:val="007734A1"/>
    <w:rsid w:val="0077415F"/>
    <w:rsid w:val="007751F6"/>
    <w:rsid w:val="00781CA2"/>
    <w:rsid w:val="0078264F"/>
    <w:rsid w:val="00782BDF"/>
    <w:rsid w:val="007851E1"/>
    <w:rsid w:val="007876AC"/>
    <w:rsid w:val="00790074"/>
    <w:rsid w:val="0079193C"/>
    <w:rsid w:val="00794DE1"/>
    <w:rsid w:val="007964ED"/>
    <w:rsid w:val="00796810"/>
    <w:rsid w:val="007A121C"/>
    <w:rsid w:val="007A1F13"/>
    <w:rsid w:val="007A2385"/>
    <w:rsid w:val="007A3FCE"/>
    <w:rsid w:val="007A48C8"/>
    <w:rsid w:val="007A7008"/>
    <w:rsid w:val="007A7EF1"/>
    <w:rsid w:val="007B2689"/>
    <w:rsid w:val="007B4A09"/>
    <w:rsid w:val="007B4E53"/>
    <w:rsid w:val="007B5800"/>
    <w:rsid w:val="007C121B"/>
    <w:rsid w:val="007C14E5"/>
    <w:rsid w:val="007C1BD1"/>
    <w:rsid w:val="007C66F8"/>
    <w:rsid w:val="007C749C"/>
    <w:rsid w:val="007D002C"/>
    <w:rsid w:val="007D0234"/>
    <w:rsid w:val="007E4C1B"/>
    <w:rsid w:val="007E553D"/>
    <w:rsid w:val="007F1867"/>
    <w:rsid w:val="007F245F"/>
    <w:rsid w:val="007F408D"/>
    <w:rsid w:val="007F410E"/>
    <w:rsid w:val="007F7884"/>
    <w:rsid w:val="008005B0"/>
    <w:rsid w:val="008007D9"/>
    <w:rsid w:val="008029E7"/>
    <w:rsid w:val="00805FDE"/>
    <w:rsid w:val="00806350"/>
    <w:rsid w:val="008100A8"/>
    <w:rsid w:val="008130E4"/>
    <w:rsid w:val="00816317"/>
    <w:rsid w:val="008167AC"/>
    <w:rsid w:val="00816AEA"/>
    <w:rsid w:val="00817A85"/>
    <w:rsid w:val="00817C5A"/>
    <w:rsid w:val="00817FAC"/>
    <w:rsid w:val="008211A0"/>
    <w:rsid w:val="008217FC"/>
    <w:rsid w:val="0083167F"/>
    <w:rsid w:val="00833D89"/>
    <w:rsid w:val="008347E3"/>
    <w:rsid w:val="00836E97"/>
    <w:rsid w:val="00837DCF"/>
    <w:rsid w:val="00841CE3"/>
    <w:rsid w:val="008463B9"/>
    <w:rsid w:val="00851C30"/>
    <w:rsid w:val="00860265"/>
    <w:rsid w:val="008635B6"/>
    <w:rsid w:val="0086388F"/>
    <w:rsid w:val="00866D48"/>
    <w:rsid w:val="0087190F"/>
    <w:rsid w:val="00877828"/>
    <w:rsid w:val="008935C9"/>
    <w:rsid w:val="00893F8A"/>
    <w:rsid w:val="008975FD"/>
    <w:rsid w:val="008A0857"/>
    <w:rsid w:val="008A0F2D"/>
    <w:rsid w:val="008A59BF"/>
    <w:rsid w:val="008A6791"/>
    <w:rsid w:val="008B32BC"/>
    <w:rsid w:val="008B4639"/>
    <w:rsid w:val="008B60B6"/>
    <w:rsid w:val="008B6573"/>
    <w:rsid w:val="008B6704"/>
    <w:rsid w:val="008C2A63"/>
    <w:rsid w:val="008C395A"/>
    <w:rsid w:val="008C3AA7"/>
    <w:rsid w:val="008C3DC8"/>
    <w:rsid w:val="008D0B8C"/>
    <w:rsid w:val="008D2A8C"/>
    <w:rsid w:val="008D2ADA"/>
    <w:rsid w:val="008D48DD"/>
    <w:rsid w:val="008D5D4A"/>
    <w:rsid w:val="008E0105"/>
    <w:rsid w:val="008E2937"/>
    <w:rsid w:val="008E5D47"/>
    <w:rsid w:val="008E5D5A"/>
    <w:rsid w:val="008F1034"/>
    <w:rsid w:val="008F1965"/>
    <w:rsid w:val="008F1DF2"/>
    <w:rsid w:val="008F205D"/>
    <w:rsid w:val="008F2E33"/>
    <w:rsid w:val="008F3043"/>
    <w:rsid w:val="008F4835"/>
    <w:rsid w:val="008F493C"/>
    <w:rsid w:val="008F53EC"/>
    <w:rsid w:val="008F5C9F"/>
    <w:rsid w:val="008F7CBF"/>
    <w:rsid w:val="009004FD"/>
    <w:rsid w:val="00901B68"/>
    <w:rsid w:val="009043DC"/>
    <w:rsid w:val="00905A54"/>
    <w:rsid w:val="009117E6"/>
    <w:rsid w:val="00913178"/>
    <w:rsid w:val="009144CC"/>
    <w:rsid w:val="00916318"/>
    <w:rsid w:val="009219FC"/>
    <w:rsid w:val="00922267"/>
    <w:rsid w:val="00922D42"/>
    <w:rsid w:val="009238E0"/>
    <w:rsid w:val="00925990"/>
    <w:rsid w:val="0093108E"/>
    <w:rsid w:val="009318D7"/>
    <w:rsid w:val="00942E48"/>
    <w:rsid w:val="0094407B"/>
    <w:rsid w:val="009457E3"/>
    <w:rsid w:val="00945F7B"/>
    <w:rsid w:val="009475DB"/>
    <w:rsid w:val="00951D4E"/>
    <w:rsid w:val="0095217D"/>
    <w:rsid w:val="00952512"/>
    <w:rsid w:val="0095282A"/>
    <w:rsid w:val="009530DE"/>
    <w:rsid w:val="009552D0"/>
    <w:rsid w:val="00955C34"/>
    <w:rsid w:val="00956088"/>
    <w:rsid w:val="00961A70"/>
    <w:rsid w:val="00964279"/>
    <w:rsid w:val="00965DEB"/>
    <w:rsid w:val="00976CB8"/>
    <w:rsid w:val="009820EA"/>
    <w:rsid w:val="00983D0E"/>
    <w:rsid w:val="00983F11"/>
    <w:rsid w:val="00986346"/>
    <w:rsid w:val="00987425"/>
    <w:rsid w:val="009901B7"/>
    <w:rsid w:val="009905DD"/>
    <w:rsid w:val="00992D27"/>
    <w:rsid w:val="00995866"/>
    <w:rsid w:val="009969F6"/>
    <w:rsid w:val="00996CCF"/>
    <w:rsid w:val="00996F57"/>
    <w:rsid w:val="00997AB3"/>
    <w:rsid w:val="009A04CC"/>
    <w:rsid w:val="009A055A"/>
    <w:rsid w:val="009A2415"/>
    <w:rsid w:val="009A28B7"/>
    <w:rsid w:val="009A2FC1"/>
    <w:rsid w:val="009A5C76"/>
    <w:rsid w:val="009A7CC5"/>
    <w:rsid w:val="009B16B4"/>
    <w:rsid w:val="009B49C1"/>
    <w:rsid w:val="009C07B3"/>
    <w:rsid w:val="009C1DF1"/>
    <w:rsid w:val="009C2DC3"/>
    <w:rsid w:val="009D25D1"/>
    <w:rsid w:val="009D2EC8"/>
    <w:rsid w:val="009D3CE8"/>
    <w:rsid w:val="009D6603"/>
    <w:rsid w:val="009E4FFE"/>
    <w:rsid w:val="009E5285"/>
    <w:rsid w:val="009E54F7"/>
    <w:rsid w:val="009F01DB"/>
    <w:rsid w:val="009F0A46"/>
    <w:rsid w:val="009F0AB0"/>
    <w:rsid w:val="009F0C12"/>
    <w:rsid w:val="009F13A0"/>
    <w:rsid w:val="009F25C9"/>
    <w:rsid w:val="009F38C8"/>
    <w:rsid w:val="009F5220"/>
    <w:rsid w:val="009F6CF7"/>
    <w:rsid w:val="009F74FF"/>
    <w:rsid w:val="009F7C4F"/>
    <w:rsid w:val="00A02D5E"/>
    <w:rsid w:val="00A037E1"/>
    <w:rsid w:val="00A06465"/>
    <w:rsid w:val="00A07F6B"/>
    <w:rsid w:val="00A14C1F"/>
    <w:rsid w:val="00A15902"/>
    <w:rsid w:val="00A16A8B"/>
    <w:rsid w:val="00A16D3B"/>
    <w:rsid w:val="00A200C2"/>
    <w:rsid w:val="00A202D7"/>
    <w:rsid w:val="00A212CA"/>
    <w:rsid w:val="00A22EED"/>
    <w:rsid w:val="00A23B3B"/>
    <w:rsid w:val="00A24AA7"/>
    <w:rsid w:val="00A264D1"/>
    <w:rsid w:val="00A26778"/>
    <w:rsid w:val="00A3144C"/>
    <w:rsid w:val="00A3147E"/>
    <w:rsid w:val="00A31C19"/>
    <w:rsid w:val="00A330C5"/>
    <w:rsid w:val="00A34030"/>
    <w:rsid w:val="00A34D46"/>
    <w:rsid w:val="00A413D7"/>
    <w:rsid w:val="00A43854"/>
    <w:rsid w:val="00A47889"/>
    <w:rsid w:val="00A509AE"/>
    <w:rsid w:val="00A51062"/>
    <w:rsid w:val="00A522FE"/>
    <w:rsid w:val="00A538C2"/>
    <w:rsid w:val="00A55B6E"/>
    <w:rsid w:val="00A56433"/>
    <w:rsid w:val="00A56882"/>
    <w:rsid w:val="00A579E4"/>
    <w:rsid w:val="00A620D4"/>
    <w:rsid w:val="00A62635"/>
    <w:rsid w:val="00A63A09"/>
    <w:rsid w:val="00A64E4E"/>
    <w:rsid w:val="00A65274"/>
    <w:rsid w:val="00A67BBC"/>
    <w:rsid w:val="00A7299D"/>
    <w:rsid w:val="00A72A66"/>
    <w:rsid w:val="00A738A4"/>
    <w:rsid w:val="00A74FF6"/>
    <w:rsid w:val="00A75672"/>
    <w:rsid w:val="00A765BB"/>
    <w:rsid w:val="00A76CE2"/>
    <w:rsid w:val="00A77436"/>
    <w:rsid w:val="00A800E6"/>
    <w:rsid w:val="00A809C0"/>
    <w:rsid w:val="00A80A83"/>
    <w:rsid w:val="00A80F1C"/>
    <w:rsid w:val="00A83018"/>
    <w:rsid w:val="00A8421B"/>
    <w:rsid w:val="00A8485F"/>
    <w:rsid w:val="00A851CA"/>
    <w:rsid w:val="00A9123C"/>
    <w:rsid w:val="00A92EE9"/>
    <w:rsid w:val="00A9313A"/>
    <w:rsid w:val="00A93C37"/>
    <w:rsid w:val="00A94469"/>
    <w:rsid w:val="00A95C67"/>
    <w:rsid w:val="00A96880"/>
    <w:rsid w:val="00AA01B9"/>
    <w:rsid w:val="00AA100C"/>
    <w:rsid w:val="00AA5170"/>
    <w:rsid w:val="00AB0F41"/>
    <w:rsid w:val="00AB26DF"/>
    <w:rsid w:val="00AB4E58"/>
    <w:rsid w:val="00AB7C4B"/>
    <w:rsid w:val="00AC11B6"/>
    <w:rsid w:val="00AC233B"/>
    <w:rsid w:val="00AC405B"/>
    <w:rsid w:val="00AC4758"/>
    <w:rsid w:val="00AC6BC0"/>
    <w:rsid w:val="00AC7EBC"/>
    <w:rsid w:val="00AD092E"/>
    <w:rsid w:val="00AD1A53"/>
    <w:rsid w:val="00AD4E41"/>
    <w:rsid w:val="00AD66A4"/>
    <w:rsid w:val="00AD6F65"/>
    <w:rsid w:val="00AE1F30"/>
    <w:rsid w:val="00AE243E"/>
    <w:rsid w:val="00AE2503"/>
    <w:rsid w:val="00AE337F"/>
    <w:rsid w:val="00AE5179"/>
    <w:rsid w:val="00AF0263"/>
    <w:rsid w:val="00AF254F"/>
    <w:rsid w:val="00AF6402"/>
    <w:rsid w:val="00B00680"/>
    <w:rsid w:val="00B0142D"/>
    <w:rsid w:val="00B05352"/>
    <w:rsid w:val="00B07867"/>
    <w:rsid w:val="00B104F5"/>
    <w:rsid w:val="00B11784"/>
    <w:rsid w:val="00B128C0"/>
    <w:rsid w:val="00B13011"/>
    <w:rsid w:val="00B13ADD"/>
    <w:rsid w:val="00B1528F"/>
    <w:rsid w:val="00B20F7F"/>
    <w:rsid w:val="00B251A0"/>
    <w:rsid w:val="00B26944"/>
    <w:rsid w:val="00B32A28"/>
    <w:rsid w:val="00B32AF5"/>
    <w:rsid w:val="00B33F03"/>
    <w:rsid w:val="00B34BA2"/>
    <w:rsid w:val="00B41C47"/>
    <w:rsid w:val="00B41E42"/>
    <w:rsid w:val="00B45A33"/>
    <w:rsid w:val="00B4666C"/>
    <w:rsid w:val="00B46DE0"/>
    <w:rsid w:val="00B51FDE"/>
    <w:rsid w:val="00B53D3E"/>
    <w:rsid w:val="00B544CB"/>
    <w:rsid w:val="00B54800"/>
    <w:rsid w:val="00B5526C"/>
    <w:rsid w:val="00B60D33"/>
    <w:rsid w:val="00B61150"/>
    <w:rsid w:val="00B613B9"/>
    <w:rsid w:val="00B62CCA"/>
    <w:rsid w:val="00B62FD9"/>
    <w:rsid w:val="00B6389B"/>
    <w:rsid w:val="00B6573B"/>
    <w:rsid w:val="00B70183"/>
    <w:rsid w:val="00B715FE"/>
    <w:rsid w:val="00B75475"/>
    <w:rsid w:val="00B75BEB"/>
    <w:rsid w:val="00B819C5"/>
    <w:rsid w:val="00B827BC"/>
    <w:rsid w:val="00B86C43"/>
    <w:rsid w:val="00B93A23"/>
    <w:rsid w:val="00B93E5C"/>
    <w:rsid w:val="00B952A7"/>
    <w:rsid w:val="00B969D0"/>
    <w:rsid w:val="00B971E7"/>
    <w:rsid w:val="00BA0173"/>
    <w:rsid w:val="00BA1FE4"/>
    <w:rsid w:val="00BA251E"/>
    <w:rsid w:val="00BA34C0"/>
    <w:rsid w:val="00BA356F"/>
    <w:rsid w:val="00BA3933"/>
    <w:rsid w:val="00BA5353"/>
    <w:rsid w:val="00BA6A0A"/>
    <w:rsid w:val="00BA6EC5"/>
    <w:rsid w:val="00BA79DE"/>
    <w:rsid w:val="00BB2BB5"/>
    <w:rsid w:val="00BB65EB"/>
    <w:rsid w:val="00BC0CD5"/>
    <w:rsid w:val="00BC0D46"/>
    <w:rsid w:val="00BC32E0"/>
    <w:rsid w:val="00BC726E"/>
    <w:rsid w:val="00BD3615"/>
    <w:rsid w:val="00BE2144"/>
    <w:rsid w:val="00BE487E"/>
    <w:rsid w:val="00BE572C"/>
    <w:rsid w:val="00BF044E"/>
    <w:rsid w:val="00BF056E"/>
    <w:rsid w:val="00BF0D3B"/>
    <w:rsid w:val="00BF1D93"/>
    <w:rsid w:val="00BF4336"/>
    <w:rsid w:val="00BF49E4"/>
    <w:rsid w:val="00BF6365"/>
    <w:rsid w:val="00BF6624"/>
    <w:rsid w:val="00BF7AB6"/>
    <w:rsid w:val="00C000BD"/>
    <w:rsid w:val="00C01033"/>
    <w:rsid w:val="00C02E23"/>
    <w:rsid w:val="00C0658E"/>
    <w:rsid w:val="00C10055"/>
    <w:rsid w:val="00C11103"/>
    <w:rsid w:val="00C207AD"/>
    <w:rsid w:val="00C20807"/>
    <w:rsid w:val="00C23F19"/>
    <w:rsid w:val="00C2656E"/>
    <w:rsid w:val="00C26B89"/>
    <w:rsid w:val="00C3043D"/>
    <w:rsid w:val="00C30E2D"/>
    <w:rsid w:val="00C31174"/>
    <w:rsid w:val="00C3560C"/>
    <w:rsid w:val="00C358A6"/>
    <w:rsid w:val="00C42422"/>
    <w:rsid w:val="00C449C2"/>
    <w:rsid w:val="00C44EDB"/>
    <w:rsid w:val="00C47F8A"/>
    <w:rsid w:val="00C50288"/>
    <w:rsid w:val="00C50569"/>
    <w:rsid w:val="00C50D69"/>
    <w:rsid w:val="00C60A9A"/>
    <w:rsid w:val="00C620C0"/>
    <w:rsid w:val="00C62196"/>
    <w:rsid w:val="00C64C20"/>
    <w:rsid w:val="00C66F83"/>
    <w:rsid w:val="00C67419"/>
    <w:rsid w:val="00C72FC4"/>
    <w:rsid w:val="00C7327E"/>
    <w:rsid w:val="00C740B3"/>
    <w:rsid w:val="00C747FF"/>
    <w:rsid w:val="00C76061"/>
    <w:rsid w:val="00C762CC"/>
    <w:rsid w:val="00C76683"/>
    <w:rsid w:val="00C766D6"/>
    <w:rsid w:val="00C77C77"/>
    <w:rsid w:val="00C77E18"/>
    <w:rsid w:val="00C81837"/>
    <w:rsid w:val="00C84130"/>
    <w:rsid w:val="00C845A3"/>
    <w:rsid w:val="00C84CDB"/>
    <w:rsid w:val="00C869C3"/>
    <w:rsid w:val="00C86E18"/>
    <w:rsid w:val="00C86E89"/>
    <w:rsid w:val="00C8747B"/>
    <w:rsid w:val="00C903FD"/>
    <w:rsid w:val="00C91398"/>
    <w:rsid w:val="00C93BAA"/>
    <w:rsid w:val="00C96400"/>
    <w:rsid w:val="00C97CC8"/>
    <w:rsid w:val="00CA07EB"/>
    <w:rsid w:val="00CA2C29"/>
    <w:rsid w:val="00CA348D"/>
    <w:rsid w:val="00CA3546"/>
    <w:rsid w:val="00CA4DC1"/>
    <w:rsid w:val="00CA506A"/>
    <w:rsid w:val="00CB0C40"/>
    <w:rsid w:val="00CB1834"/>
    <w:rsid w:val="00CB580A"/>
    <w:rsid w:val="00CB7EE2"/>
    <w:rsid w:val="00CC04A8"/>
    <w:rsid w:val="00CC0622"/>
    <w:rsid w:val="00CC0D6C"/>
    <w:rsid w:val="00CC2692"/>
    <w:rsid w:val="00CC26E8"/>
    <w:rsid w:val="00CC3FA4"/>
    <w:rsid w:val="00CD033E"/>
    <w:rsid w:val="00CD1A22"/>
    <w:rsid w:val="00CD3E31"/>
    <w:rsid w:val="00CD5716"/>
    <w:rsid w:val="00CD5AEC"/>
    <w:rsid w:val="00CD64BB"/>
    <w:rsid w:val="00CD6A75"/>
    <w:rsid w:val="00CE2C1B"/>
    <w:rsid w:val="00CE3BA6"/>
    <w:rsid w:val="00CE5974"/>
    <w:rsid w:val="00CE6472"/>
    <w:rsid w:val="00CE6C84"/>
    <w:rsid w:val="00CF1CA8"/>
    <w:rsid w:val="00CF1F34"/>
    <w:rsid w:val="00CF3659"/>
    <w:rsid w:val="00CF49D8"/>
    <w:rsid w:val="00CF4AEB"/>
    <w:rsid w:val="00CF56C6"/>
    <w:rsid w:val="00CF5770"/>
    <w:rsid w:val="00CF58A5"/>
    <w:rsid w:val="00CF75B6"/>
    <w:rsid w:val="00D07992"/>
    <w:rsid w:val="00D101DC"/>
    <w:rsid w:val="00D11038"/>
    <w:rsid w:val="00D1134E"/>
    <w:rsid w:val="00D121E5"/>
    <w:rsid w:val="00D121E6"/>
    <w:rsid w:val="00D13126"/>
    <w:rsid w:val="00D13ED7"/>
    <w:rsid w:val="00D159B7"/>
    <w:rsid w:val="00D164E8"/>
    <w:rsid w:val="00D1741E"/>
    <w:rsid w:val="00D17A6C"/>
    <w:rsid w:val="00D21570"/>
    <w:rsid w:val="00D27B46"/>
    <w:rsid w:val="00D30125"/>
    <w:rsid w:val="00D3050E"/>
    <w:rsid w:val="00D31F92"/>
    <w:rsid w:val="00D3200F"/>
    <w:rsid w:val="00D335DF"/>
    <w:rsid w:val="00D3634D"/>
    <w:rsid w:val="00D37200"/>
    <w:rsid w:val="00D37D28"/>
    <w:rsid w:val="00D42FCE"/>
    <w:rsid w:val="00D4668E"/>
    <w:rsid w:val="00D5277E"/>
    <w:rsid w:val="00D55590"/>
    <w:rsid w:val="00D57D6E"/>
    <w:rsid w:val="00D60144"/>
    <w:rsid w:val="00D61C05"/>
    <w:rsid w:val="00D63F7A"/>
    <w:rsid w:val="00D65832"/>
    <w:rsid w:val="00D665E0"/>
    <w:rsid w:val="00D74042"/>
    <w:rsid w:val="00D74643"/>
    <w:rsid w:val="00D75AAE"/>
    <w:rsid w:val="00D81951"/>
    <w:rsid w:val="00D83CCD"/>
    <w:rsid w:val="00D84085"/>
    <w:rsid w:val="00D84C96"/>
    <w:rsid w:val="00D91355"/>
    <w:rsid w:val="00D92D61"/>
    <w:rsid w:val="00D94516"/>
    <w:rsid w:val="00D95516"/>
    <w:rsid w:val="00D9626C"/>
    <w:rsid w:val="00DA04BD"/>
    <w:rsid w:val="00DA08F5"/>
    <w:rsid w:val="00DA0A60"/>
    <w:rsid w:val="00DA4B29"/>
    <w:rsid w:val="00DA6DD1"/>
    <w:rsid w:val="00DA7F9C"/>
    <w:rsid w:val="00DB1BE5"/>
    <w:rsid w:val="00DB268B"/>
    <w:rsid w:val="00DB7EDD"/>
    <w:rsid w:val="00DC017C"/>
    <w:rsid w:val="00DC0EF6"/>
    <w:rsid w:val="00DC12E8"/>
    <w:rsid w:val="00DC6542"/>
    <w:rsid w:val="00DD1029"/>
    <w:rsid w:val="00DD1546"/>
    <w:rsid w:val="00DD291D"/>
    <w:rsid w:val="00DD5593"/>
    <w:rsid w:val="00DD5919"/>
    <w:rsid w:val="00DE146F"/>
    <w:rsid w:val="00DE4A01"/>
    <w:rsid w:val="00DE537C"/>
    <w:rsid w:val="00DE7080"/>
    <w:rsid w:val="00DF1307"/>
    <w:rsid w:val="00DF145C"/>
    <w:rsid w:val="00DF24FB"/>
    <w:rsid w:val="00DF2F52"/>
    <w:rsid w:val="00DF5061"/>
    <w:rsid w:val="00E000A4"/>
    <w:rsid w:val="00E00CE6"/>
    <w:rsid w:val="00E02BB7"/>
    <w:rsid w:val="00E050A8"/>
    <w:rsid w:val="00E0665C"/>
    <w:rsid w:val="00E069E9"/>
    <w:rsid w:val="00E10C06"/>
    <w:rsid w:val="00E15AE9"/>
    <w:rsid w:val="00E16CD7"/>
    <w:rsid w:val="00E223A1"/>
    <w:rsid w:val="00E24305"/>
    <w:rsid w:val="00E2502B"/>
    <w:rsid w:val="00E27064"/>
    <w:rsid w:val="00E30097"/>
    <w:rsid w:val="00E310CE"/>
    <w:rsid w:val="00E3144D"/>
    <w:rsid w:val="00E3638D"/>
    <w:rsid w:val="00E41DA0"/>
    <w:rsid w:val="00E43DFF"/>
    <w:rsid w:val="00E442C6"/>
    <w:rsid w:val="00E55B2F"/>
    <w:rsid w:val="00E6094B"/>
    <w:rsid w:val="00E61591"/>
    <w:rsid w:val="00E64935"/>
    <w:rsid w:val="00E64B54"/>
    <w:rsid w:val="00E6658E"/>
    <w:rsid w:val="00E7176F"/>
    <w:rsid w:val="00E71D99"/>
    <w:rsid w:val="00E72A9F"/>
    <w:rsid w:val="00E72D16"/>
    <w:rsid w:val="00E7311B"/>
    <w:rsid w:val="00E8235A"/>
    <w:rsid w:val="00E83806"/>
    <w:rsid w:val="00E84582"/>
    <w:rsid w:val="00E84936"/>
    <w:rsid w:val="00E8535F"/>
    <w:rsid w:val="00E86621"/>
    <w:rsid w:val="00E874B3"/>
    <w:rsid w:val="00E909F0"/>
    <w:rsid w:val="00E91E0F"/>
    <w:rsid w:val="00E93F66"/>
    <w:rsid w:val="00E96964"/>
    <w:rsid w:val="00EA2533"/>
    <w:rsid w:val="00EA25E3"/>
    <w:rsid w:val="00EA28C6"/>
    <w:rsid w:val="00EA35F9"/>
    <w:rsid w:val="00EA4390"/>
    <w:rsid w:val="00EA4BA1"/>
    <w:rsid w:val="00EB01B3"/>
    <w:rsid w:val="00EB07B0"/>
    <w:rsid w:val="00EB298C"/>
    <w:rsid w:val="00EB2E7C"/>
    <w:rsid w:val="00EB3753"/>
    <w:rsid w:val="00EB638D"/>
    <w:rsid w:val="00EB6657"/>
    <w:rsid w:val="00EB74C0"/>
    <w:rsid w:val="00EC0D0F"/>
    <w:rsid w:val="00EC46C4"/>
    <w:rsid w:val="00EC5358"/>
    <w:rsid w:val="00EC57FF"/>
    <w:rsid w:val="00EC78CA"/>
    <w:rsid w:val="00EC7BAB"/>
    <w:rsid w:val="00ED2962"/>
    <w:rsid w:val="00ED41D5"/>
    <w:rsid w:val="00ED4A5E"/>
    <w:rsid w:val="00EE2536"/>
    <w:rsid w:val="00EE2E17"/>
    <w:rsid w:val="00EE3A45"/>
    <w:rsid w:val="00EE43E0"/>
    <w:rsid w:val="00EE6D3F"/>
    <w:rsid w:val="00EE7659"/>
    <w:rsid w:val="00EF0139"/>
    <w:rsid w:val="00EF3BE7"/>
    <w:rsid w:val="00EF4FCB"/>
    <w:rsid w:val="00EF5466"/>
    <w:rsid w:val="00EF5EC5"/>
    <w:rsid w:val="00F00B2D"/>
    <w:rsid w:val="00F0110A"/>
    <w:rsid w:val="00F04B19"/>
    <w:rsid w:val="00F05421"/>
    <w:rsid w:val="00F06298"/>
    <w:rsid w:val="00F0751F"/>
    <w:rsid w:val="00F136C8"/>
    <w:rsid w:val="00F14214"/>
    <w:rsid w:val="00F20CE5"/>
    <w:rsid w:val="00F24BD4"/>
    <w:rsid w:val="00F31B8F"/>
    <w:rsid w:val="00F33521"/>
    <w:rsid w:val="00F33AB4"/>
    <w:rsid w:val="00F44282"/>
    <w:rsid w:val="00F46DCF"/>
    <w:rsid w:val="00F519C7"/>
    <w:rsid w:val="00F52B9D"/>
    <w:rsid w:val="00F6278C"/>
    <w:rsid w:val="00F627BA"/>
    <w:rsid w:val="00F628D3"/>
    <w:rsid w:val="00F667B3"/>
    <w:rsid w:val="00F7034E"/>
    <w:rsid w:val="00F72189"/>
    <w:rsid w:val="00F742E9"/>
    <w:rsid w:val="00F74319"/>
    <w:rsid w:val="00F748D1"/>
    <w:rsid w:val="00F767C3"/>
    <w:rsid w:val="00F7788C"/>
    <w:rsid w:val="00F8236B"/>
    <w:rsid w:val="00F8456B"/>
    <w:rsid w:val="00F86B31"/>
    <w:rsid w:val="00F91097"/>
    <w:rsid w:val="00F927DD"/>
    <w:rsid w:val="00F94D56"/>
    <w:rsid w:val="00F9568A"/>
    <w:rsid w:val="00F95D2E"/>
    <w:rsid w:val="00F976D6"/>
    <w:rsid w:val="00FA19C0"/>
    <w:rsid w:val="00FA70D1"/>
    <w:rsid w:val="00FA7331"/>
    <w:rsid w:val="00FB63D6"/>
    <w:rsid w:val="00FB6AA1"/>
    <w:rsid w:val="00FC27DE"/>
    <w:rsid w:val="00FC2B11"/>
    <w:rsid w:val="00FC2B9F"/>
    <w:rsid w:val="00FC2DB0"/>
    <w:rsid w:val="00FC49EF"/>
    <w:rsid w:val="00FC4C93"/>
    <w:rsid w:val="00FC59B8"/>
    <w:rsid w:val="00FD23BF"/>
    <w:rsid w:val="00FD34F4"/>
    <w:rsid w:val="00FD3BF5"/>
    <w:rsid w:val="00FD4572"/>
    <w:rsid w:val="00FD48D7"/>
    <w:rsid w:val="00FD6033"/>
    <w:rsid w:val="00FD7246"/>
    <w:rsid w:val="00FE274A"/>
    <w:rsid w:val="00FE6308"/>
    <w:rsid w:val="00FF1694"/>
    <w:rsid w:val="00FF3381"/>
    <w:rsid w:val="00FF33D3"/>
    <w:rsid w:val="00FF6931"/>
    <w:rsid w:val="00FF6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FF5D"/>
  <w15:chartTrackingRefBased/>
  <w15:docId w15:val="{1C808E65-3252-6644-88ED-C9B38196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60"/>
    <w:rPr>
      <w:rFonts w:eastAsiaTheme="majorEastAsia" w:cstheme="majorBidi"/>
      <w:color w:val="272727" w:themeColor="text1" w:themeTint="D8"/>
    </w:rPr>
  </w:style>
  <w:style w:type="paragraph" w:styleId="Title">
    <w:name w:val="Title"/>
    <w:basedOn w:val="Normal"/>
    <w:next w:val="Normal"/>
    <w:link w:val="TitleChar"/>
    <w:uiPriority w:val="10"/>
    <w:qFormat/>
    <w:rsid w:val="00590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60"/>
    <w:pPr>
      <w:spacing w:before="160"/>
      <w:jc w:val="center"/>
    </w:pPr>
    <w:rPr>
      <w:i/>
      <w:iCs/>
      <w:color w:val="404040" w:themeColor="text1" w:themeTint="BF"/>
    </w:rPr>
  </w:style>
  <w:style w:type="character" w:customStyle="1" w:styleId="QuoteChar">
    <w:name w:val="Quote Char"/>
    <w:basedOn w:val="DefaultParagraphFont"/>
    <w:link w:val="Quote"/>
    <w:uiPriority w:val="29"/>
    <w:rsid w:val="00590760"/>
    <w:rPr>
      <w:i/>
      <w:iCs/>
      <w:color w:val="404040" w:themeColor="text1" w:themeTint="BF"/>
    </w:rPr>
  </w:style>
  <w:style w:type="paragraph" w:styleId="ListParagraph">
    <w:name w:val="List Paragraph"/>
    <w:basedOn w:val="Normal"/>
    <w:uiPriority w:val="34"/>
    <w:qFormat/>
    <w:rsid w:val="00590760"/>
    <w:pPr>
      <w:ind w:left="720"/>
      <w:contextualSpacing/>
    </w:pPr>
  </w:style>
  <w:style w:type="character" w:styleId="IntenseEmphasis">
    <w:name w:val="Intense Emphasis"/>
    <w:basedOn w:val="DefaultParagraphFont"/>
    <w:uiPriority w:val="21"/>
    <w:qFormat/>
    <w:rsid w:val="00590760"/>
    <w:rPr>
      <w:i/>
      <w:iCs/>
      <w:color w:val="0F4761" w:themeColor="accent1" w:themeShade="BF"/>
    </w:rPr>
  </w:style>
  <w:style w:type="paragraph" w:styleId="IntenseQuote">
    <w:name w:val="Intense Quote"/>
    <w:basedOn w:val="Normal"/>
    <w:next w:val="Normal"/>
    <w:link w:val="IntenseQuoteChar"/>
    <w:uiPriority w:val="30"/>
    <w:qFormat/>
    <w:rsid w:val="00590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60"/>
    <w:rPr>
      <w:i/>
      <w:iCs/>
      <w:color w:val="0F4761" w:themeColor="accent1" w:themeShade="BF"/>
    </w:rPr>
  </w:style>
  <w:style w:type="character" w:styleId="IntenseReference">
    <w:name w:val="Intense Reference"/>
    <w:basedOn w:val="DefaultParagraphFont"/>
    <w:uiPriority w:val="32"/>
    <w:qFormat/>
    <w:rsid w:val="00590760"/>
    <w:rPr>
      <w:b/>
      <w:bCs/>
      <w:smallCaps/>
      <w:color w:val="0F4761" w:themeColor="accent1" w:themeShade="BF"/>
      <w:spacing w:val="5"/>
    </w:rPr>
  </w:style>
  <w:style w:type="paragraph" w:styleId="NormalWeb">
    <w:name w:val="Normal (Web)"/>
    <w:basedOn w:val="Normal"/>
    <w:uiPriority w:val="99"/>
    <w:unhideWhenUsed/>
    <w:rsid w:val="00EF4F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w-tex">
    <w:name w:val="raw-tex"/>
    <w:basedOn w:val="DefaultParagraphFont"/>
    <w:rsid w:val="00EF4FCB"/>
  </w:style>
  <w:style w:type="character" w:customStyle="1" w:styleId="cite">
    <w:name w:val="cite"/>
    <w:basedOn w:val="DefaultParagraphFont"/>
    <w:rsid w:val="00EF4FCB"/>
  </w:style>
  <w:style w:type="character" w:customStyle="1" w:styleId="cite-id">
    <w:name w:val="cite-id"/>
    <w:basedOn w:val="DefaultParagraphFont"/>
    <w:rsid w:val="00EF4FCB"/>
  </w:style>
  <w:style w:type="character" w:styleId="Strong">
    <w:name w:val="Strong"/>
    <w:basedOn w:val="DefaultParagraphFont"/>
    <w:uiPriority w:val="22"/>
    <w:qFormat/>
    <w:rsid w:val="00EF4FCB"/>
    <w:rPr>
      <w:b/>
      <w:bCs/>
    </w:rPr>
  </w:style>
  <w:style w:type="character" w:styleId="Emphasis">
    <w:name w:val="Emphasis"/>
    <w:basedOn w:val="DefaultParagraphFont"/>
    <w:uiPriority w:val="20"/>
    <w:qFormat/>
    <w:rsid w:val="00EF4FCB"/>
    <w:rPr>
      <w:i/>
      <w:iCs/>
    </w:rPr>
  </w:style>
  <w:style w:type="character" w:customStyle="1" w:styleId="math">
    <w:name w:val="math"/>
    <w:basedOn w:val="DefaultParagraphFont"/>
    <w:rsid w:val="00EF4FCB"/>
  </w:style>
  <w:style w:type="character" w:customStyle="1" w:styleId="footnote">
    <w:name w:val="footnote"/>
    <w:basedOn w:val="DefaultParagraphFont"/>
    <w:rsid w:val="00EF4FCB"/>
  </w:style>
  <w:style w:type="paragraph" w:styleId="Revision">
    <w:name w:val="Revision"/>
    <w:hidden/>
    <w:uiPriority w:val="99"/>
    <w:semiHidden/>
    <w:rsid w:val="00D3634D"/>
    <w:pPr>
      <w:spacing w:after="0" w:line="240" w:lineRule="auto"/>
    </w:pPr>
  </w:style>
  <w:style w:type="paragraph" w:styleId="FootnoteText">
    <w:name w:val="footnote text"/>
    <w:basedOn w:val="Normal"/>
    <w:link w:val="FootnoteTextChar"/>
    <w:uiPriority w:val="99"/>
    <w:semiHidden/>
    <w:unhideWhenUsed/>
    <w:rsid w:val="00B613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13B9"/>
    <w:rPr>
      <w:sz w:val="20"/>
      <w:szCs w:val="20"/>
    </w:rPr>
  </w:style>
  <w:style w:type="character" w:styleId="FootnoteReference">
    <w:name w:val="footnote reference"/>
    <w:basedOn w:val="DefaultParagraphFont"/>
    <w:uiPriority w:val="99"/>
    <w:semiHidden/>
    <w:unhideWhenUsed/>
    <w:rsid w:val="00B613B9"/>
    <w:rPr>
      <w:vertAlign w:val="superscript"/>
    </w:rPr>
  </w:style>
  <w:style w:type="character" w:styleId="CommentReference">
    <w:name w:val="annotation reference"/>
    <w:basedOn w:val="DefaultParagraphFont"/>
    <w:uiPriority w:val="99"/>
    <w:semiHidden/>
    <w:unhideWhenUsed/>
    <w:rsid w:val="00FD34F4"/>
    <w:rPr>
      <w:sz w:val="16"/>
      <w:szCs w:val="16"/>
    </w:rPr>
  </w:style>
  <w:style w:type="paragraph" w:styleId="CommentText">
    <w:name w:val="annotation text"/>
    <w:basedOn w:val="Normal"/>
    <w:link w:val="CommentTextChar"/>
    <w:uiPriority w:val="99"/>
    <w:unhideWhenUsed/>
    <w:rsid w:val="00FD34F4"/>
    <w:pPr>
      <w:spacing w:line="240" w:lineRule="auto"/>
    </w:pPr>
    <w:rPr>
      <w:sz w:val="20"/>
      <w:szCs w:val="20"/>
    </w:rPr>
  </w:style>
  <w:style w:type="character" w:customStyle="1" w:styleId="CommentTextChar">
    <w:name w:val="Comment Text Char"/>
    <w:basedOn w:val="DefaultParagraphFont"/>
    <w:link w:val="CommentText"/>
    <w:uiPriority w:val="99"/>
    <w:rsid w:val="00FD34F4"/>
    <w:rPr>
      <w:sz w:val="20"/>
      <w:szCs w:val="20"/>
    </w:rPr>
  </w:style>
  <w:style w:type="paragraph" w:styleId="CommentSubject">
    <w:name w:val="annotation subject"/>
    <w:basedOn w:val="CommentText"/>
    <w:next w:val="CommentText"/>
    <w:link w:val="CommentSubjectChar"/>
    <w:uiPriority w:val="99"/>
    <w:semiHidden/>
    <w:unhideWhenUsed/>
    <w:rsid w:val="00FD34F4"/>
    <w:rPr>
      <w:b/>
      <w:bCs/>
    </w:rPr>
  </w:style>
  <w:style w:type="character" w:customStyle="1" w:styleId="CommentSubjectChar">
    <w:name w:val="Comment Subject Char"/>
    <w:basedOn w:val="CommentTextChar"/>
    <w:link w:val="CommentSubject"/>
    <w:uiPriority w:val="99"/>
    <w:semiHidden/>
    <w:rsid w:val="00FD34F4"/>
    <w:rPr>
      <w:b/>
      <w:bCs/>
      <w:sz w:val="20"/>
      <w:szCs w:val="20"/>
    </w:rPr>
  </w:style>
  <w:style w:type="character" w:styleId="HTMLCite">
    <w:name w:val="HTML Cite"/>
    <w:basedOn w:val="DefaultParagraphFont"/>
    <w:uiPriority w:val="99"/>
    <w:semiHidden/>
    <w:unhideWhenUsed/>
    <w:rsid w:val="00E3638D"/>
    <w:rPr>
      <w:i/>
      <w:iCs/>
    </w:rPr>
  </w:style>
  <w:style w:type="character" w:styleId="Hyperlink">
    <w:name w:val="Hyperlink"/>
    <w:basedOn w:val="DefaultParagraphFont"/>
    <w:uiPriority w:val="99"/>
    <w:unhideWhenUsed/>
    <w:rsid w:val="001C6774"/>
    <w:rPr>
      <w:color w:val="467886" w:themeColor="hyperlink"/>
      <w:u w:val="single"/>
    </w:rPr>
  </w:style>
  <w:style w:type="character" w:styleId="UnresolvedMention">
    <w:name w:val="Unresolved Mention"/>
    <w:basedOn w:val="DefaultParagraphFont"/>
    <w:uiPriority w:val="99"/>
    <w:semiHidden/>
    <w:unhideWhenUsed/>
    <w:rsid w:val="001C6774"/>
    <w:rPr>
      <w:color w:val="605E5C"/>
      <w:shd w:val="clear" w:color="auto" w:fill="E1DFDD"/>
    </w:rPr>
  </w:style>
  <w:style w:type="paragraph" w:styleId="EndnoteText">
    <w:name w:val="endnote text"/>
    <w:basedOn w:val="Normal"/>
    <w:link w:val="EndnoteTextChar"/>
    <w:uiPriority w:val="99"/>
    <w:semiHidden/>
    <w:unhideWhenUsed/>
    <w:rsid w:val="000702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02AC"/>
    <w:rPr>
      <w:sz w:val="20"/>
      <w:szCs w:val="20"/>
    </w:rPr>
  </w:style>
  <w:style w:type="character" w:styleId="EndnoteReference">
    <w:name w:val="endnote reference"/>
    <w:basedOn w:val="DefaultParagraphFont"/>
    <w:uiPriority w:val="99"/>
    <w:semiHidden/>
    <w:unhideWhenUsed/>
    <w:rsid w:val="000702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84705">
      <w:bodyDiv w:val="1"/>
      <w:marLeft w:val="0"/>
      <w:marRight w:val="0"/>
      <w:marTop w:val="0"/>
      <w:marBottom w:val="0"/>
      <w:divBdr>
        <w:top w:val="none" w:sz="0" w:space="0" w:color="auto"/>
        <w:left w:val="none" w:sz="0" w:space="0" w:color="auto"/>
        <w:bottom w:val="none" w:sz="0" w:space="0" w:color="auto"/>
        <w:right w:val="none" w:sz="0" w:space="0" w:color="auto"/>
      </w:divBdr>
    </w:div>
    <w:div w:id="1405567598">
      <w:bodyDiv w:val="1"/>
      <w:marLeft w:val="0"/>
      <w:marRight w:val="0"/>
      <w:marTop w:val="0"/>
      <w:marBottom w:val="0"/>
      <w:divBdr>
        <w:top w:val="none" w:sz="0" w:space="0" w:color="auto"/>
        <w:left w:val="none" w:sz="0" w:space="0" w:color="auto"/>
        <w:bottom w:val="none" w:sz="0" w:space="0" w:color="auto"/>
        <w:right w:val="none" w:sz="0" w:space="0" w:color="auto"/>
      </w:divBdr>
      <w:divsChild>
        <w:div w:id="365788007">
          <w:marLeft w:val="0"/>
          <w:marRight w:val="0"/>
          <w:marTop w:val="0"/>
          <w:marBottom w:val="0"/>
          <w:divBdr>
            <w:top w:val="none" w:sz="0" w:space="0" w:color="auto"/>
            <w:left w:val="none" w:sz="0" w:space="0" w:color="auto"/>
            <w:bottom w:val="none" w:sz="0" w:space="0" w:color="auto"/>
            <w:right w:val="none" w:sz="0" w:space="0" w:color="auto"/>
          </w:divBdr>
          <w:divsChild>
            <w:div w:id="10247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perman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22E74-2A54-084E-A950-F41D3D7E9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33</Pages>
  <Words>9013</Words>
  <Characters>51379</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8</cp:revision>
  <dcterms:created xsi:type="dcterms:W3CDTF">2025-10-29T19:14:00Z</dcterms:created>
  <dcterms:modified xsi:type="dcterms:W3CDTF">2025-10-30T21:45:00Z</dcterms:modified>
</cp:coreProperties>
</file>